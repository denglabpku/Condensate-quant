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w:body><w:bookmarkStart w:id="0" w:name="_Toc232965699" w:displacedByCustomXml="next" /><w:bookmarkStart w:id="1" w:name="_Toc224596229" w:displacedByCustomXml="next" /><w:bookmarkStart w:id="2" w:name="_Toc224150150" w:displacedByCustomXml="next" /><w:bookmarkStart w:id="3" w:name="_Toc174364300" w:displacedByCustomXml="next" /><w:bookmarkStart w:id="4" w:name="_Toc173363059" w:displacedByCustomXml="next" /><w:bookmarkStart w:id="5" w:name="_Toc222865549" w:displacedByCustomXml="next" /><w:bookmarkStart w:id="6" w:name="_Toc222866246" w:displacedByCustomXml="next" /><w:bookmarkStart w:id="7" w:name="_Toc224411032" w:displacedByCustomXml="next" /><w:bookmarkStart w:id="8" w:name="_Toc227674150" w:displacedByCustomXml="next" /><w:bookmarkStart w:id="9" w:name="_Toc227675161" w:displacedByCustomXml="next" /><w:sdt><w:sdtPr><w:rPr><w:rFonts w:asciiTheme="minorHAnsi" w:eastAsiaTheme="minorEastAsia" w:hAnsiTheme="minorHAnsi" w:cstheme="minorBidi" /><w:bCs w:val="0" /><w:noProof /><w:kern w:val="0" /><w:sz w:val="21" /><w:szCs w:val="22" /><w:lang w:val="zh-CN" /></w:rPr><w:id w:val="1357691884" /><w:docPartObj><w:docPartGallery w:val="Table of Contents" /><w:docPartUnique /></w:docPartObj></w:sdtPr><w:sdtEndPr><w:rPr><w:rFonts w:ascii="Times New Roman" w:eastAsia="宋体" w:hAnsi="Times New Roman" w:cs="Times New Roman" /><w:sz w:val="24" /><w:szCs w:val="24" /></w:rPr></w:sdtEndPr><w:sdtContent><w:p w14:paraId="0188A5AD" w14:textId="77777777" w:rsidR="00E571CC" w:rsidRPr="00072A24" w:rsidRDefault="00E27526" w:rsidP="000137E7"><w:pPr><w:pStyle w:val="a0" /><w:spacing w:before="120" w:after="0" w:line="400" w:lineRule="exact" /><w:rPr><w:rFonts w:eastAsia="宋体" w:cs="Times New Roman" /><w:noProof /></w:rPr></w:pPr><w:r w:rsidRPr="00D409D7"><w:rPr><w:rFonts w:hint="eastAsia" /></w:rPr><w:t>目录</w:t></w:r><w:bookmarkEnd w:id="9" /><w:bookmarkEnd w:id="8" /><w:bookmarkEnd w:id="7" /><w:bookmarkEnd w:id="6" /><w:bookmarkEnd w:id="5" /><w:bookmarkEnd w:id="4" /><w:bookmarkEnd w:id="3" /><w:bookmarkEnd w:id="2" /><w:bookmarkEnd w:id="1" /><w:bookmarkEnd w:id="0" /><w:r w:rsidRPr="00072A24"><w:rPr><w:rFonts w:eastAsia="宋体" w:cs="Times New Roman" /></w:rPr><w:fldChar w:fldCharType="begin" /></w:r><w:r w:rsidRPr="00072A24"><w:rPr><w:rFonts w:eastAsia="宋体" w:cs="Times New Roman" /></w:rPr><w:instrText xml:space="preserve"> TOC \o "1-3" \h \z \u </w:instrText></w:r><w:r w:rsidRPr="00072A24"><w:rPr><w:rFonts w:eastAsia="宋体" w:cs="Times New Roman" /></w:rPr><w:fldChar w:fldCharType="separate" /></w:r></w:p><w:p w14:paraId="72487C57" w14:textId="4DDBAD90" w:rsidR="00E571CC" w:rsidRPr="00072A24" w:rsidRDefault="00CA1778"><w:pPr><w:pStyle w:val="TOC1" /><w:rPr><w:rFonts w:ascii="Times New Roman" w:eastAsia="宋体" w:hAnsi="Times New Roman" /><w:kern w:val="2" /><w:sz w:val="21" /><w:szCs w:val="22" /></w:rPr></w:pPr><w:hyperlink w:anchor="_Toc232965699" w:history="1"><w:r w:rsidR="00E571CC" w:rsidRPr="00072A24"><w:rPr><w:rStyle w:val="aff3" /><w:rFonts w:ascii="Times New Roman" w:eastAsia="宋体" w:hAnsi="Times New Roman" /></w:rPr><w:t>目录</w:t></w:r><w:r w:rsidR="00E571CC" w:rsidRPr="00072A24"><w:rPr><w:rFonts w:ascii="Times New Roman" w:eastAsia="宋体" w:hAnsi="Times New Roman" /><w:webHidden /></w:rPr><w:tab /></w:r><w:r w:rsidR="00E571CC" w:rsidRPr="00072A24"><w:rPr><w:rFonts w:ascii="Times New Roman" w:eastAsia="宋体" w:hAnsi="Times New Roman" /><w:webHidden /></w:rPr><w:fldChar w:fldCharType="begin" /></w:r><w:r w:rsidR="00E571CC" w:rsidRPr="00072A24"><w:rPr><w:rFonts w:ascii="Times New Roman" w:eastAsia="宋体" w:hAnsi="Times New Roman" /><w:webHidden /></w:rPr><w:instrText xml:space="preserve"> PAGEREF _Toc232965699 \h </w:instrText></w:r><w:r w:rsidR="00E571CC" w:rsidRPr="00072A24"><w:rPr><w:rFonts w:ascii="Times New Roman" w:eastAsia="宋体" w:hAnsi="Times New Roman" /><w:webHidden /></w:rPr></w:r><w:r w:rsidR="00E571CC" w:rsidRPr="00072A24"><w:rPr><w:rFonts w:ascii="Times New Roman" w:eastAsia="宋体" w:hAnsi="Times New Roman" /><w:webHidden /></w:rPr><w:fldChar w:fldCharType="separate" /></w:r><w:r w:rsidR="00E571CC" w:rsidRPr="00072A24"><w:rPr><w:rFonts w:ascii="Times New Roman" w:eastAsia="宋体" w:hAnsi="Times New Roman" /><w:webHidden /></w:rPr><w:t>I</w:t></w:r><w:r w:rsidR="00E571CC" w:rsidRPr="00072A24"><w:rPr><w:rFonts w:ascii="Times New Roman" w:eastAsia="宋体" w:hAnsi="Times New Roman" /><w:webHidden /></w:rPr><w:fldChar w:fldCharType="end" /></w:r></w:hyperlink></w:p><w:p w14:paraId="61D71309" w14:textId="18635547" w:rsidR="00E571CC" w:rsidRPr="00072A24" w:rsidRDefault="00CA1778"><w:pPr><w:pStyle w:val="TOC1" /><w:rPr><w:rFonts w:ascii="Times New Roman" w:eastAsia="宋体" w:hAnsi="Times New Roman" /><w:kern w:val="2" /><w:sz w:val="21" /><w:szCs w:val="22" /></w:rPr></w:pPr><w:hyperlink w:anchor="_Toc232965700" w:history="1"><w:r w:rsidR="00E571CC" w:rsidRPr="00072A24"><w:rPr><w:rStyle w:val="aff3" /><w:rFonts w:ascii="Times New Roman" w:eastAsia="宋体" w:hAnsi="Times New Roman" /></w:rPr><w:t>第一节</w:t></w:r><w:r w:rsidR="00E571CC" w:rsidRPr="00072A24"><w:rPr><w:rStyle w:val="aff3" /><w:rFonts w:ascii="Times New Roman" w:eastAsia="宋体" w:hAnsi="Times New Roman" /></w:rPr><w:t xml:space="preserve"> Condensate-quant</w:t></w:r><w:r w:rsidR="00E571CC" w:rsidRPr="00072A24"><w:rPr><w:rStyle w:val="aff3" /><w:rFonts w:ascii="Times New Roman" w:eastAsia="宋体" w:hAnsi="Times New Roman" /></w:rPr><w:t>分析流程</w:t></w:r><w:r w:rsidR="00E571CC" w:rsidRPr="00072A24"><w:rPr><w:rFonts w:ascii="Times New Roman" w:eastAsia="宋体" w:hAnsi="Times New Roman" /><w:webHidden /></w:rPr><w:tab /></w:r><w:r w:rsidR="00E571CC" w:rsidRPr="00072A24"><w:rPr><w:rFonts w:ascii="Times New Roman" w:eastAsia="宋体" w:hAnsi="Times New Roman" /><w:webHidden /></w:rPr><w:fldChar w:fldCharType="begin" /></w:r><w:r w:rsidR="00E571CC" w:rsidRPr="00072A24"><w:rPr><w:rFonts w:ascii="Times New Roman" w:eastAsia="宋体" w:hAnsi="Times New Roman" /><w:webHidden /></w:rPr><w:instrText xml:space="preserve"> PAGEREF _Toc232965700 \h </w:instrText></w:r><w:r w:rsidR="00E571CC" w:rsidRPr="00072A24"><w:rPr><w:rFonts w:ascii="Times New Roman" w:eastAsia="宋体" w:hAnsi="Times New Roman" /><w:webHidden /></w:rPr></w:r><w:r w:rsidR="00E571CC" w:rsidRPr="00072A24"><w:rPr><w:rFonts w:ascii="Times New Roman" w:eastAsia="宋体" w:hAnsi="Times New Roman" /><w:webHidden /></w:rPr><w:fldChar w:fldCharType="separate" /></w:r><w:r w:rsidR="00E571CC" w:rsidRPr="00072A24"><w:rPr><w:rFonts w:ascii="Times New Roman" w:eastAsia="宋体" w:hAnsi="Times New Roman" /><w:webHidden /></w:rPr><w:t>1</w:t></w:r><w:r w:rsidR="00E571CC" w:rsidRPr="00072A24"><w:rPr><w:rFonts w:ascii="Times New Roman" w:eastAsia="宋体" w:hAnsi="Times New Roman" /><w:webHidden /></w:rPr><w:fldChar w:fldCharType="end" /></w:r></w:hyperlink></w:p><w:p w14:paraId="13022833" w14:textId="40A983A8" w:rsidR="00E571CC" w:rsidRPr="00072A24" w:rsidRDefault="00CA1778"><w:pPr><w:pStyle w:val="TOC2" /><w:tabs><w:tab w:val="right" w:leader="dot" w:pos="8296" /></w:tabs><w:rPr><w:rFonts w:ascii="Times New Roman" w:eastAsia="宋体" w:hAnsi="Times New Roman" /><w:noProof /><w:kern w:val="2" /><w:sz w:val="21" /></w:rPr></w:pPr><w:hyperlink w:anchor="_Toc232965701" w:history="1"><w:r w:rsidR="00E571CC" w:rsidRPr="00072A24"><w:rPr><w:rStyle w:val="aff3" /><w:rFonts w:ascii="Times New Roman" w:eastAsia="宋体" w:hAnsi="Times New Roman" /><w:noProof /></w:rPr><w:t xml:space="preserve">1.1 </w:t></w:r><w:r w:rsidR="00E571CC" w:rsidRPr="00072A24"><w:rPr><w:rStyle w:val="aff3" /><w:rFonts w:ascii="Times New Roman" w:eastAsia="宋体" w:hAnsi="Times New Roman" /><w:noProof /></w:rPr><w:t>多通道图像像差校正</w:t></w:r><w:r w:rsidR="00E571CC" w:rsidRPr="00072A24"><w:rPr><w:rFonts w:ascii="Times New Roman" w:eastAsia="宋体" w:hAnsi="Times New Roman" /><w:noProof /><w:webHidden /></w:rPr><w:tab /></w:r><w:r w:rsidR="00E571CC" w:rsidRPr="00072A24"><w:rPr><w:rFonts w:ascii="Times New Roman" w:eastAsia="宋体" w:hAnsi="Times New Roman" /><w:noProof /><w:webHidden /></w:rPr><w:fldChar w:fldCharType="begin" /></w:r><w:r w:rsidR="00E571CC" w:rsidRPr="00072A24"><w:rPr><w:rFonts w:ascii="Times New Roman" w:eastAsia="宋体" w:hAnsi="Times New Roman" /><w:noProof /><w:webHidden /></w:rPr><w:instrText xml:space="preserve"> PAGEREF _Toc232965701 \h </w:instrText></w:r><w:r w:rsidR="00E571CC" w:rsidRPr="00072A24"><w:rPr><w:rFonts w:ascii="Times New Roman" w:eastAsia="宋体" w:hAnsi="Times New Roman" /><w:noProof /><w:webHidden /></w:rPr></w:r><w:r w:rsidR="00E571CC" w:rsidRPr="00072A24"><w:rPr><w:rFonts w:ascii="Times New Roman" w:eastAsia="宋体" w:hAnsi="Times New Roman" /><w:noProof /><w:webHidden /></w:rPr><w:fldChar w:fldCharType="separate" /></w:r><w:r w:rsidR="00E571CC" w:rsidRPr="00072A24"><w:rPr><w:rFonts w:ascii="Times New Roman" w:eastAsia="宋体" w:hAnsi="Times New Roman" /><w:noProof /><w:webHidden /></w:rPr><w:t>1</w:t></w:r><w:r w:rsidR="00E571CC" w:rsidRPr="00072A24"><w:rPr><w:rFonts w:ascii="Times New Roman" w:eastAsia="宋体" w:hAnsi="Times New Roman" /><w:noProof /><w:webHidden /></w:rPr><w:fldChar w:fldCharType="end" /></w:r></w:hyperlink></w:p><w:p w14:paraId="54CCDD88" w14:textId="0CCE8C4C" w:rsidR="00E571CC" w:rsidRPr="00072A24" w:rsidRDefault="00CA1778"><w:pPr><w:pStyle w:val="TOC3" /><w:rPr><w:rFonts w:ascii="Times New Roman" w:eastAsia="宋体" w:hAnsi="Times New Roman" /><w:noProof /><w:kern w:val="2" /><w:sz w:val="21" /></w:rPr></w:pPr><w:hyperlink w:anchor="_Toc232965702" w:history="1"><w:r w:rsidR="00E571CC" w:rsidRPr="00072A24"><w:rPr><w:rStyle w:val="aff3" /><w:rFonts w:ascii="Times New Roman" w:eastAsia="宋体" w:hAnsi="Times New Roman" /><w:noProof /></w:rPr><w:t xml:space="preserve">1.1.1 </w:t></w:r><w:r w:rsidR="00E571CC" w:rsidRPr="00072A24"><w:rPr><w:rStyle w:val="aff3" /><w:rFonts w:ascii="Times New Roman" w:eastAsia="宋体" w:hAnsi="Times New Roman" /><w:noProof /></w:rPr><w:t>制作</w:t></w:r><w:r w:rsidR="00E571CC" w:rsidRPr="00072A24"><w:rPr><w:rStyle w:val="aff3" /><w:rFonts w:ascii="Times New Roman" w:eastAsia="宋体" w:hAnsi="Times New Roman" /><w:noProof /></w:rPr><w:t>TetraSpeck</w:t></w:r><w:r w:rsidR="00E571CC" w:rsidRPr="00072A24"><w:rPr><w:rStyle w:val="aff3" /><w:rFonts w:ascii="Times New Roman" w:eastAsia="宋体" w:hAnsi="Times New Roman" /><w:noProof /></w:rPr><w:t>荧光微球玻片</w:t></w:r><w:r w:rsidR="00E571CC" w:rsidRPr="00072A24"><w:rPr><w:rFonts w:ascii="Times New Roman" w:eastAsia="宋体" w:hAnsi="Times New Roman" /><w:noProof /><w:webHidden /></w:rPr><w:tab /></w:r><w:r w:rsidR="00E571CC" w:rsidRPr="00072A24"><w:rPr><w:rFonts w:ascii="Times New Roman" w:eastAsia="宋体" w:hAnsi="Times New Roman" /><w:noProof /><w:webHidden /></w:rPr><w:fldChar w:fldCharType="begin" /></w:r><w:r w:rsidR="00E571CC" w:rsidRPr="00072A24"><w:rPr><w:rFonts w:ascii="Times New Roman" w:eastAsia="宋体" w:hAnsi="Times New Roman" /><w:noProof /><w:webHidden /></w:rPr><w:instrText xml:space="preserve"> PAGEREF _Toc232965702 \h </w:instrText></w:r><w:r w:rsidR="00E571CC" w:rsidRPr="00072A24"><w:rPr><w:rFonts w:ascii="Times New Roman" w:eastAsia="宋体" w:hAnsi="Times New Roman" /><w:noProof /><w:webHidden /></w:rPr></w:r><w:r w:rsidR="00E571CC" w:rsidRPr="00072A24"><w:rPr><w:rFonts w:ascii="Times New Roman" w:eastAsia="宋体" w:hAnsi="Times New Roman" /><w:noProof /><w:webHidden /></w:rPr><w:fldChar w:fldCharType="separate" /></w:r><w:r w:rsidR="00E571CC" w:rsidRPr="00072A24"><w:rPr><w:rFonts w:ascii="Times New Roman" w:eastAsia="宋体" w:hAnsi="Times New Roman" /><w:noProof /><w:webHidden /></w:rPr><w:t>1</w:t></w:r><w:r w:rsidR="00E571CC" w:rsidRPr="00072A24"><w:rPr><w:rFonts w:ascii="Times New Roman" w:eastAsia="宋体" w:hAnsi="Times New Roman" /><w:noProof /><w:webHidden /></w:rPr><w:fldChar w:fldCharType="end" /></w:r></w:hyperlink></w:p><w:p w14:paraId="525B7C4D" w14:textId="64F2C2BF" w:rsidR="00E571CC" w:rsidRPr="00072A24" w:rsidRDefault="00CA1778"><w:pPr><w:pStyle w:val="TOC3" /><w:rPr><w:rFonts w:ascii="Times New Roman" w:eastAsia="宋体" w:hAnsi="Times New Roman" /><w:noProof /><w:kern w:val="2" /><w:sz w:val="21" /></w:rPr></w:pPr><w:hyperlink w:anchor="_Toc232965703" w:history="1"><w:r w:rsidR="00E571CC" w:rsidRPr="00072A24"><w:rPr><w:rStyle w:val="aff3" /><w:rFonts w:ascii="Times New Roman" w:eastAsia="宋体" w:hAnsi="Times New Roman" /><w:noProof /></w:rPr><w:t xml:space="preserve">1.1.2 </w:t></w:r><w:r w:rsidR="00E571CC" w:rsidRPr="00072A24"><w:rPr><w:rStyle w:val="aff3" /><w:rFonts w:ascii="Times New Roman" w:eastAsia="宋体" w:hAnsi="Times New Roman" /><w:noProof /></w:rPr><w:t>采集和定位荧光微球图像</w:t></w:r><w:r w:rsidR="00E571CC" w:rsidRPr="00072A24"><w:rPr><w:rFonts w:ascii="Times New Roman" w:eastAsia="宋体" w:hAnsi="Times New Roman" /><w:noProof /><w:webHidden /></w:rPr><w:tab /></w:r><w:r w:rsidR="00E571CC" w:rsidRPr="00072A24"><w:rPr><w:rFonts w:ascii="Times New Roman" w:eastAsia="宋体" w:hAnsi="Times New Roman" /><w:noProof /><w:webHidden /></w:rPr><w:fldChar w:fldCharType="begin" /></w:r><w:r w:rsidR="00E571CC" w:rsidRPr="00072A24"><w:rPr><w:rFonts w:ascii="Times New Roman" w:eastAsia="宋体" w:hAnsi="Times New Roman" /><w:noProof /><w:webHidden /></w:rPr><w:instrText xml:space="preserve"> PAGEREF _Toc232965703 \h </w:instrText></w:r><w:r w:rsidR="00E571CC" w:rsidRPr="00072A24"><w:rPr><w:rFonts w:ascii="Times New Roman" w:eastAsia="宋体" w:hAnsi="Times New Roman" /><w:noProof /><w:webHidden /></w:rPr></w:r><w:r w:rsidR="00E571CC" w:rsidRPr="00072A24"><w:rPr><w:rFonts w:ascii="Times New Roman" w:eastAsia="宋体" w:hAnsi="Times New Roman" /><w:noProof /><w:webHidden /></w:rPr><w:fldChar w:fldCharType="separate" /></w:r><w:r w:rsidR="00E571CC" w:rsidRPr="00072A24"><w:rPr><w:rFonts w:ascii="Times New Roman" w:eastAsia="宋体" w:hAnsi="Times New Roman" /><w:noProof /><w:webHidden /></w:rPr><w:t>1</w:t></w:r><w:r w:rsidR="00E571CC" w:rsidRPr="00072A24"><w:rPr><w:rFonts w:ascii="Times New Roman" w:eastAsia="宋体" w:hAnsi="Times New Roman" /><w:noProof /><w:webHidden /></w:rPr><w:fldChar w:fldCharType="end" /></w:r></w:hyperlink></w:p><w:p w14:paraId="1ABC8445" w14:textId="17A97919" w:rsidR="00E571CC" w:rsidRPr="00072A24" w:rsidRDefault="00CA1778"><w:pPr><w:pStyle w:val="TOC3" /><w:rPr><w:rFonts w:ascii="Times New Roman" w:eastAsia="宋体" w:hAnsi="Times New Roman" /><w:noProof /><w:kern w:val="2" /><w:sz w:val="21" /></w:rPr></w:pPr><w:hyperlink w:anchor="_Toc232965704" w:history="1"><w:r w:rsidR="00E571CC" w:rsidRPr="00072A24"><w:rPr><w:rStyle w:val="aff3" /><w:rFonts w:ascii="Times New Roman" w:eastAsia="宋体" w:hAnsi="Times New Roman" /><w:noProof /></w:rPr><w:t>1.1.3 MATLAB</w:t></w:r><w:r w:rsidR="00E571CC" w:rsidRPr="00072A24"><w:rPr><w:rStyle w:val="aff3" /><w:rFonts w:ascii="Times New Roman" w:eastAsia="宋体" w:hAnsi="Times New Roman" /><w:noProof /></w:rPr><w:t>中的多通道校正</w:t></w:r><w:r w:rsidR="00E571CC" w:rsidRPr="00072A24"><w:rPr><w:rFonts w:ascii="Times New Roman" w:eastAsia="宋体" w:hAnsi="Times New Roman" /><w:noProof /><w:webHidden /></w:rPr><w:tab /></w:r><w:r w:rsidR="00E571CC" w:rsidRPr="00072A24"><w:rPr><w:rFonts w:ascii="Times New Roman" w:eastAsia="宋体" w:hAnsi="Times New Roman" /><w:noProof /><w:webHidden /></w:rPr><w:fldChar w:fldCharType="begin" /></w:r><w:r w:rsidR="00E571CC" w:rsidRPr="00072A24"><w:rPr><w:rFonts w:ascii="Times New Roman" w:eastAsia="宋体" w:hAnsi="Times New Roman" /><w:noProof /><w:webHidden /></w:rPr><w:instrText xml:space="preserve"> PAGEREF _Toc232965704 \h </w:instrText></w:r><w:r w:rsidR="00E571CC" w:rsidRPr="00072A24"><w:rPr><w:rFonts w:ascii="Times New Roman" w:eastAsia="宋体" w:hAnsi="Times New Roman" /><w:noProof /><w:webHidden /></w:rPr></w:r><w:r w:rsidR="00E571CC" w:rsidRPr="00072A24"><w:rPr><w:rFonts w:ascii="Times New Roman" w:eastAsia="宋体" w:hAnsi="Times New Roman" /><w:noProof /><w:webHidden /></w:rPr><w:fldChar w:fldCharType="separate" /></w:r><w:r w:rsidR="00E571CC" w:rsidRPr="00072A24"><w:rPr><w:rFonts w:ascii="Times New Roman" w:eastAsia="宋体" w:hAnsi="Times New Roman" /><w:noProof /><w:webHidden /></w:rPr><w:t>2</w:t></w:r><w:r w:rsidR="00E571CC" w:rsidRPr="00072A24"><w:rPr><w:rFonts w:ascii="Times New Roman" w:eastAsia="宋体" w:hAnsi="Times New Roman" /><w:noProof /><w:webHidden /></w:rPr><w:fldChar w:fldCharType="end" /></w:r></w:hyperlink></w:p><w:p w14:paraId="4D2B0CEE" w14:textId="78DD9907" w:rsidR="00E571CC" w:rsidRPr="00072A24" w:rsidRDefault="00CA1778"><w:pPr><w:pStyle w:val="TOC2" /><w:tabs><w:tab w:val="right" w:leader="dot" w:pos="8296" /></w:tabs><w:rPr><w:rFonts w:ascii="Times New Roman" w:eastAsia="宋体" w:hAnsi="Times New Roman" /><w:noProof /><w:kern w:val="2" /><w:sz w:val="21" /></w:rPr></w:pPr><w:hyperlink w:anchor="_Toc232965705" w:history="1"><w:r w:rsidR="00E571CC" w:rsidRPr="00072A24"><w:rPr><w:rStyle w:val="aff3" /><w:rFonts w:ascii="Times New Roman" w:eastAsia="宋体" w:hAnsi="Times New Roman" /><w:noProof /></w:rPr><w:t xml:space="preserve">1.2 </w:t></w:r><w:r w:rsidR="00E571CC" w:rsidRPr="00072A24"><w:rPr><w:rStyle w:val="aff3" /><w:rFonts w:ascii="Times New Roman" w:eastAsia="宋体" w:hAnsi="Times New Roman" /><w:noProof /></w:rPr><w:t>图像去噪与反卷积流程说明</w:t></w:r><w:r w:rsidR="00E571CC" w:rsidRPr="00072A24"><w:rPr><w:rFonts w:ascii="Times New Roman" w:eastAsia="宋体" w:hAnsi="Times New Roman" /><w:noProof /><w:webHidden /></w:rPr><w:tab /></w:r><w:r w:rsidR="00E571CC" w:rsidRPr="00072A24"><w:rPr><w:rFonts w:ascii="Times New Roman" w:eastAsia="宋体" w:hAnsi="Times New Roman" /><w:noProof /><w:webHidden /></w:rPr><w:fldChar w:fldCharType="begin" /></w:r><w:r w:rsidR="00E571CC" w:rsidRPr="00072A24"><w:rPr><w:rFonts w:ascii="Times New Roman" w:eastAsia="宋体" w:hAnsi="Times New Roman" /><w:noProof /><w:webHidden /></w:rPr><w:instrText xml:space="preserve"> PAGEREF _Toc232965705 \h </w:instrText></w:r><w:r w:rsidR="00E571CC" w:rsidRPr="00072A24"><w:rPr><w:rFonts w:ascii="Times New Roman" w:eastAsia="宋体" w:hAnsi="Times New Roman" /><w:noProof /><w:webHidden /></w:rPr></w:r><w:r w:rsidR="00E571CC" w:rsidRPr="00072A24"><w:rPr><w:rFonts w:ascii="Times New Roman" w:eastAsia="宋体" w:hAnsi="Times New Roman" /><w:noProof /><w:webHidden /></w:rPr><w:fldChar w:fldCharType="separate" /></w:r><w:r w:rsidR="00E571CC" w:rsidRPr="00072A24"><w:rPr><w:rFonts w:ascii="Times New Roman" w:eastAsia="宋体" w:hAnsi="Times New Roman" /><w:noProof /><w:webHidden /></w:rPr><w:t>4</w:t></w:r><w:r w:rsidR="00E571CC" w:rsidRPr="00072A24"><w:rPr><w:rFonts w:ascii="Times New Roman" w:eastAsia="宋体" w:hAnsi="Times New Roman" /><w:noProof /><w:webHidden /></w:rPr><w:fldChar w:fldCharType="end" /></w:r></w:hyperlink></w:p><w:p w14:paraId="079BD357" w14:textId="786BE94C" w:rsidR="00E571CC" w:rsidRPr="00072A24" w:rsidRDefault="00CA1778"><w:pPr><w:pStyle w:val="TOC3" /><w:rPr><w:rFonts w:ascii="Times New Roman" w:eastAsia="宋体" w:hAnsi="Times New Roman" /><w:noProof /><w:kern w:val="2" /><w:sz w:val="21" /></w:rPr></w:pPr><w:hyperlink w:anchor="_Toc232965706" w:history="1"><w:r w:rsidR="00E571CC" w:rsidRPr="00072A24"><w:rPr><w:rStyle w:val="aff3" /><w:rFonts w:ascii="Times New Roman" w:eastAsia="宋体" w:hAnsi="Times New Roman" /><w:noProof /></w:rPr><w:t>1.2.1 Noise2Void</w:t></w:r><w:r w:rsidR="00E571CC" w:rsidRPr="00072A24"><w:rPr><w:rStyle w:val="aff3" /><w:rFonts w:ascii="Times New Roman" w:eastAsia="宋体" w:hAnsi="Times New Roman" /><w:noProof /></w:rPr><w:t>去噪的训练与测试</w:t></w:r><w:r w:rsidR="00E571CC" w:rsidRPr="00072A24"><w:rPr><w:rFonts w:ascii="Times New Roman" w:eastAsia="宋体" w:hAnsi="Times New Roman" /><w:noProof /><w:webHidden /></w:rPr><w:tab /></w:r><w:r w:rsidR="00E571CC" w:rsidRPr="00072A24"><w:rPr><w:rFonts w:ascii="Times New Roman" w:eastAsia="宋体" w:hAnsi="Times New Roman" /><w:noProof /><w:webHidden /></w:rPr><w:fldChar w:fldCharType="begin" /></w:r><w:r w:rsidR="00E571CC" w:rsidRPr="00072A24"><w:rPr><w:rFonts w:ascii="Times New Roman" w:eastAsia="宋体" w:hAnsi="Times New Roman" /><w:noProof /><w:webHidden /></w:rPr><w:instrText xml:space="preserve"> PAGEREF _Toc232965706 \h </w:instrText></w:r><w:r w:rsidR="00E571CC" w:rsidRPr="00072A24"><w:rPr><w:rFonts w:ascii="Times New Roman" w:eastAsia="宋体" w:hAnsi="Times New Roman" /><w:noProof /><w:webHidden /></w:rPr></w:r><w:r w:rsidR="00E571CC" w:rsidRPr="00072A24"><w:rPr><w:rFonts w:ascii="Times New Roman" w:eastAsia="宋体" w:hAnsi="Times New Roman" /><w:noProof /><w:webHidden /></w:rPr><w:fldChar w:fldCharType="separate" /></w:r><w:r w:rsidR="00E571CC" w:rsidRPr="00072A24"><w:rPr><w:rFonts w:ascii="Times New Roman" w:eastAsia="宋体" w:hAnsi="Times New Roman" /><w:noProof /><w:webHidden /></w:rPr><w:t>4</w:t></w:r><w:r w:rsidR="00E571CC" w:rsidRPr="00072A24"><w:rPr><w:rFonts w:ascii="Times New Roman" w:eastAsia="宋体" w:hAnsi="Times New Roman" /><w:noProof /><w:webHidden /></w:rPr><w:fldChar w:fldCharType="end" /></w:r></w:hyperlink></w:p><w:p w14:paraId="00077206" w14:textId="2922BC33" w:rsidR="00E571CC" w:rsidRPr="00072A24" w:rsidRDefault="00CA1778"><w:pPr><w:pStyle w:val="TOC3" /><w:rPr><w:rFonts w:ascii="Times New Roman" w:eastAsia="宋体" w:hAnsi="Times New Roman" /><w:noProof /><w:kern w:val="2" /><w:sz w:val="21" /></w:rPr></w:pPr><w:hyperlink w:anchor="_Toc232965707" w:history="1"><w:r w:rsidR="00E571CC" w:rsidRPr="00072A24"><w:rPr><w:rStyle w:val="aff3" /><w:rFonts w:ascii="Times New Roman" w:eastAsia="宋体" w:hAnsi="Times New Roman" /><w:noProof /></w:rPr><w:t xml:space="preserve">1.2.2 </w:t></w:r><w:r w:rsidR="00E571CC" w:rsidRPr="00072A24"><w:rPr><w:rStyle w:val="aff3" /><w:rFonts w:ascii="Times New Roman" w:eastAsia="宋体" w:hAnsi="Times New Roman" /><w:noProof /></w:rPr><w:t>显微镜点扩散函数采集流程</w:t></w:r><w:r w:rsidR="00E571CC" w:rsidRPr="00072A24"><w:rPr><w:rFonts w:ascii="Times New Roman" w:eastAsia="宋体" w:hAnsi="Times New Roman" /><w:noProof /><w:webHidden /></w:rPr><w:tab /></w:r><w:r w:rsidR="00E571CC" w:rsidRPr="00072A24"><w:rPr><w:rFonts w:ascii="Times New Roman" w:eastAsia="宋体" w:hAnsi="Times New Roman" /><w:noProof /><w:webHidden /></w:rPr><w:fldChar w:fldCharType="begin" /></w:r><w:r w:rsidR="00E571CC" w:rsidRPr="00072A24"><w:rPr><w:rFonts w:ascii="Times New Roman" w:eastAsia="宋体" w:hAnsi="Times New Roman" /><w:noProof /><w:webHidden /></w:rPr><w:instrText xml:space="preserve"> PAGEREF _Toc232965707 \h </w:instrText></w:r><w:r w:rsidR="00E571CC" w:rsidRPr="00072A24"><w:rPr><w:rFonts w:ascii="Times New Roman" w:eastAsia="宋体" w:hAnsi="Times New Roman" /><w:noProof /><w:webHidden /></w:rPr></w:r><w:r w:rsidR="00E571CC" w:rsidRPr="00072A24"><w:rPr><w:rFonts w:ascii="Times New Roman" w:eastAsia="宋体" w:hAnsi="Times New Roman" /><w:noProof /><w:webHidden /></w:rPr><w:fldChar w:fldCharType="separate" /></w:r><w:r w:rsidR="00E571CC" w:rsidRPr="00072A24"><w:rPr><w:rFonts w:ascii="Times New Roman" w:eastAsia="宋体" w:hAnsi="Times New Roman" /><w:noProof /><w:webHidden /></w:rPr><w:t>5</w:t></w:r><w:r w:rsidR="00E571CC" w:rsidRPr="00072A24"><w:rPr><w:rFonts w:ascii="Times New Roman" w:eastAsia="宋体" w:hAnsi="Times New Roman" /><w:noProof /><w:webHidden /></w:rPr><w:fldChar w:fldCharType="end" /></w:r></w:hyperlink></w:p><w:p w14:paraId="38ADF33F" w14:textId="414EC3E3" w:rsidR="00E571CC" w:rsidRPr="00072A24" w:rsidRDefault="00CA1778"><w:pPr><w:pStyle w:val="TOC3" /><w:rPr><w:rFonts w:ascii="Times New Roman" w:eastAsia="宋体" w:hAnsi="Times New Roman" /><w:noProof /><w:kern w:val="2" /><w:sz w:val="21" /></w:rPr></w:pPr><w:hyperlink w:anchor="_Toc232965708" w:history="1"><w:r w:rsidR="00E571CC" w:rsidRPr="00072A24"><w:rPr><w:rStyle w:val="aff3" /><w:rFonts w:ascii="Times New Roman" w:eastAsia="宋体" w:hAnsi="Times New Roman" /><w:noProof /></w:rPr><w:t>1.2.3 MATLAB</w:t></w:r><w:r w:rsidR="00E571CC" w:rsidRPr="00072A24"><w:rPr><w:rStyle w:val="aff3" /><w:rFonts w:ascii="Times New Roman" w:eastAsia="宋体" w:hAnsi="Times New Roman" /><w:noProof /></w:rPr><w:t>中的图像去噪和反卷积流程</w:t></w:r><w:r w:rsidR="00E571CC" w:rsidRPr="00072A24"><w:rPr><w:rFonts w:ascii="Times New Roman" w:eastAsia="宋体" w:hAnsi="Times New Roman" /><w:noProof /><w:webHidden /></w:rPr><w:tab /></w:r><w:r w:rsidR="00E571CC" w:rsidRPr="00072A24"><w:rPr><w:rFonts w:ascii="Times New Roman" w:eastAsia="宋体" w:hAnsi="Times New Roman" /><w:noProof /><w:webHidden /></w:rPr><w:fldChar w:fldCharType="begin" /></w:r><w:r w:rsidR="00E571CC" w:rsidRPr="00072A24"><w:rPr><w:rFonts w:ascii="Times New Roman" w:eastAsia="宋体" w:hAnsi="Times New Roman" /><w:noProof /><w:webHidden /></w:rPr><w:instrText xml:space="preserve"> PAGEREF _Toc232965708 \h </w:instrText></w:r><w:r w:rsidR="00E571CC" w:rsidRPr="00072A24"><w:rPr><w:rFonts w:ascii="Times New Roman" w:eastAsia="宋体" w:hAnsi="Times New Roman" /><w:noProof /><w:webHidden /></w:rPr></w:r><w:r w:rsidR="00E571CC" w:rsidRPr="00072A24"><w:rPr><w:rFonts w:ascii="Times New Roman" w:eastAsia="宋体" w:hAnsi="Times New Roman" /><w:noProof /><w:webHidden /></w:rPr><w:fldChar w:fldCharType="separate" /></w:r><w:r w:rsidR="00E571CC" w:rsidRPr="00072A24"><w:rPr><w:rFonts w:ascii="Times New Roman" w:eastAsia="宋体" w:hAnsi="Times New Roman" /><w:noProof /><w:webHidden /></w:rPr><w:t>5</w:t></w:r><w:r w:rsidR="00E571CC" w:rsidRPr="00072A24"><w:rPr><w:rFonts w:ascii="Times New Roman" w:eastAsia="宋体" w:hAnsi="Times New Roman" /><w:noProof /><w:webHidden /></w:rPr><w:fldChar w:fldCharType="end" /></w:r></w:hyperlink></w:p><w:p w14:paraId="04599208" w14:textId="4A362A8A" w:rsidR="00E571CC" w:rsidRPr="00072A24" w:rsidRDefault="00CA1778"><w:pPr><w:pStyle w:val="TOC2" /><w:tabs><w:tab w:val="right" w:leader="dot" w:pos="8296" /></w:tabs><w:rPr><w:rFonts w:ascii="Times New Roman" w:eastAsia="宋体" w:hAnsi="Times New Roman" /><w:noProof /><w:kern w:val="2" /><w:sz w:val="21" /></w:rPr></w:pPr><w:hyperlink w:anchor="_Toc232965709" w:history="1"><w:r w:rsidR="00E571CC" w:rsidRPr="00072A24"><w:rPr><w:rStyle w:val="aff3" /><w:rFonts w:ascii="Times New Roman" w:eastAsia="宋体" w:hAnsi="Times New Roman" /><w:noProof /></w:rPr><w:t xml:space="preserve">1.3 </w:t></w:r><w:r w:rsidR="00E571CC" w:rsidRPr="00072A24"><w:rPr><w:rStyle w:val="aff3" /><w:rFonts w:ascii="Times New Roman" w:eastAsia="宋体" w:hAnsi="Times New Roman" /><w:noProof /></w:rPr><w:t>多通道多组分图像的时空共定位分析</w:t></w:r><w:r w:rsidR="00E571CC" w:rsidRPr="00072A24"><w:rPr><w:rFonts w:ascii="Times New Roman" w:eastAsia="宋体" w:hAnsi="Times New Roman" /><w:noProof /><w:webHidden /></w:rPr><w:tab /></w:r><w:r w:rsidR="00E571CC" w:rsidRPr="00072A24"><w:rPr><w:rFonts w:ascii="Times New Roman" w:eastAsia="宋体" w:hAnsi="Times New Roman" /><w:noProof /><w:webHidden /></w:rPr><w:fldChar w:fldCharType="begin" /></w:r><w:r w:rsidR="00E571CC" w:rsidRPr="00072A24"><w:rPr><w:rFonts w:ascii="Times New Roman" w:eastAsia="宋体" w:hAnsi="Times New Roman" /><w:noProof /><w:webHidden /></w:rPr><w:instrText xml:space="preserve"> PAGEREF _Toc232965709 \h </w:instrText></w:r><w:r w:rsidR="00E571CC" w:rsidRPr="00072A24"><w:rPr><w:rFonts w:ascii="Times New Roman" w:eastAsia="宋体" w:hAnsi="Times New Roman" /><w:noProof /><w:webHidden /></w:rPr></w:r><w:r w:rsidR="00E571CC" w:rsidRPr="00072A24"><w:rPr><w:rFonts w:ascii="Times New Roman" w:eastAsia="宋体" w:hAnsi="Times New Roman" /><w:noProof /><w:webHidden /></w:rPr><w:fldChar w:fldCharType="separate" /></w:r><w:r w:rsidR="00E571CC" w:rsidRPr="00072A24"><w:rPr><w:rFonts w:ascii="Times New Roman" w:eastAsia="宋体" w:hAnsi="Times New Roman" /><w:noProof /><w:webHidden /></w:rPr><w:t>7</w:t></w:r><w:r w:rsidR="00E571CC" w:rsidRPr="00072A24"><w:rPr><w:rFonts w:ascii="Times New Roman" w:eastAsia="宋体" w:hAnsi="Times New Roman" /><w:noProof /><w:webHidden /></w:rPr><w:fldChar w:fldCharType="end" /></w:r></w:hyperlink></w:p><w:p w14:paraId="7B43EB5C" w14:textId="06B6FD85" w:rsidR="00E571CC" w:rsidRPr="00072A24" w:rsidRDefault="00CA1778"><w:pPr><w:pStyle w:val="TOC3" /><w:rPr><w:rFonts w:ascii="Times New Roman" w:eastAsia="宋体" w:hAnsi="Times New Roman" /><w:noProof /><w:kern w:val="2" /><w:sz w:val="21" /></w:rPr></w:pPr><w:hyperlink w:anchor="_Toc232965710" w:history="1"><w:r w:rsidR="00E571CC" w:rsidRPr="00072A24"><w:rPr><w:rStyle w:val="aff3" /><w:rFonts w:ascii="Times New Roman" w:eastAsia="宋体" w:hAnsi="Times New Roman" /><w:noProof /></w:rPr><w:t xml:space="preserve">1.3.1 </w:t></w:r><w:r w:rsidR="00E571CC" w:rsidRPr="00072A24"><w:rPr><w:rStyle w:val="aff3" /><w:rFonts w:ascii="Times New Roman" w:eastAsia="宋体" w:hAnsi="Times New Roman" /><w:noProof /></w:rPr><w:t>三色</w:t></w:r><w:r w:rsidR="00E571CC" w:rsidRPr="00072A24"><w:rPr><w:rStyle w:val="aff3" /><w:rFonts w:ascii="Times New Roman" w:eastAsia="宋体" w:hAnsi="Times New Roman" /><w:noProof /></w:rPr><w:t>RNA</w:t></w:r><w:r w:rsidR="00E571CC" w:rsidRPr="00072A24"><w:rPr><w:rStyle w:val="aff3" /><w:rFonts w:ascii="Times New Roman" w:eastAsia="宋体" w:hAnsi="Times New Roman" /><w:noProof /></w:rPr><w:t>和蛋白凝聚体的共定位分析</w:t></w:r><w:r w:rsidR="00E571CC" w:rsidRPr="00072A24"><w:rPr><w:rFonts w:ascii="Times New Roman" w:eastAsia="宋体" w:hAnsi="Times New Roman" /><w:noProof /><w:webHidden /></w:rPr><w:tab /></w:r><w:r w:rsidR="00E571CC" w:rsidRPr="00072A24"><w:rPr><w:rFonts w:ascii="Times New Roman" w:eastAsia="宋体" w:hAnsi="Times New Roman" /><w:noProof /><w:webHidden /></w:rPr><w:fldChar w:fldCharType="begin" /></w:r><w:r w:rsidR="00E571CC" w:rsidRPr="00072A24"><w:rPr><w:rFonts w:ascii="Times New Roman" w:eastAsia="宋体" w:hAnsi="Times New Roman" /><w:noProof /><w:webHidden /></w:rPr><w:instrText xml:space="preserve"> PAGEREF _Toc232965710 \h </w:instrText></w:r><w:r w:rsidR="00E571CC" w:rsidRPr="00072A24"><w:rPr><w:rFonts w:ascii="Times New Roman" w:eastAsia="宋体" w:hAnsi="Times New Roman" /><w:noProof /><w:webHidden /></w:rPr></w:r><w:r w:rsidR="00E571CC" w:rsidRPr="00072A24"><w:rPr><w:rFonts w:ascii="Times New Roman" w:eastAsia="宋体" w:hAnsi="Times New Roman" /><w:noProof /><w:webHidden /></w:rPr><w:fldChar w:fldCharType="separate" /></w:r><w:r w:rsidR="00E571CC" w:rsidRPr="00072A24"><w:rPr><w:rFonts w:ascii="Times New Roman" w:eastAsia="宋体" w:hAnsi="Times New Roman" /><w:noProof /><w:webHidden /></w:rPr><w:t>7</w:t></w:r><w:r w:rsidR="00E571CC" w:rsidRPr="00072A24"><w:rPr><w:rFonts w:ascii="Times New Roman" w:eastAsia="宋体" w:hAnsi="Times New Roman" /><w:noProof /><w:webHidden /></w:rPr><w:fldChar w:fldCharType="end" /></w:r></w:hyperlink></w:p><w:p w14:paraId="77A919EF" w14:textId="7355FAF7" w:rsidR="00E571CC" w:rsidRPr="00072A24" w:rsidRDefault="00CA1778"><w:pPr><w:pStyle w:val="TOC3" /><w:rPr><w:rFonts w:ascii="Times New Roman" w:eastAsia="宋体" w:hAnsi="Times New Roman" /><w:noProof /><w:kern w:val="2" /><w:sz w:val="21" /></w:rPr></w:pPr><w:hyperlink w:anchor="_Toc232965711" w:history="1"><w:r w:rsidR="00E571CC" w:rsidRPr="00072A24"><w:rPr><w:rStyle w:val="aff3" /><w:rFonts w:ascii="Times New Roman" w:eastAsia="宋体" w:hAnsi="Times New Roman" /><w:noProof /></w:rPr><w:t xml:space="preserve">1.3.2 </w:t></w:r><w:r w:rsidR="00E571CC" w:rsidRPr="00072A24"><w:rPr><w:rStyle w:val="aff3" /><w:rFonts w:ascii="Times New Roman" w:eastAsia="宋体" w:hAnsi="Times New Roman" /><w:noProof /></w:rPr><w:t>四色</w:t></w:r><w:r w:rsidR="00E571CC" w:rsidRPr="00072A24"><w:rPr><w:rStyle w:val="aff3" /><w:rFonts w:ascii="Times New Roman" w:eastAsia="宋体" w:hAnsi="Times New Roman" /><w:noProof /></w:rPr><w:t>DNA/RNA</w:t></w:r><w:r w:rsidR="00E571CC" w:rsidRPr="00072A24"><w:rPr><w:rStyle w:val="aff3" /><w:rFonts w:ascii="Times New Roman" w:eastAsia="宋体" w:hAnsi="Times New Roman" /><w:noProof /></w:rPr><w:t>和蛋白凝聚体的共定位分析</w:t></w:r><w:r w:rsidR="00E571CC" w:rsidRPr="00072A24"><w:rPr><w:rFonts w:ascii="Times New Roman" w:eastAsia="宋体" w:hAnsi="Times New Roman" /><w:noProof /><w:webHidden /></w:rPr><w:tab /></w:r><w:r w:rsidR="00E571CC" w:rsidRPr="00072A24"><w:rPr><w:rFonts w:ascii="Times New Roman" w:eastAsia="宋体" w:hAnsi="Times New Roman" /><w:noProof /><w:webHidden /></w:rPr><w:fldChar w:fldCharType="begin" /></w:r><w:r w:rsidR="00E571CC" w:rsidRPr="00072A24"><w:rPr><w:rFonts w:ascii="Times New Roman" w:eastAsia="宋体" w:hAnsi="Times New Roman" /><w:noProof /><w:webHidden /></w:rPr><w:instrText xml:space="preserve"> PAGEREF _Toc232965711 \h </w:instrText></w:r><w:r w:rsidR="00E571CC" w:rsidRPr="00072A24"><w:rPr><w:rFonts w:ascii="Times New Roman" w:eastAsia="宋体" w:hAnsi="Times New Roman" /><w:noProof /><w:webHidden /></w:rPr></w:r><w:r w:rsidR="00E571CC" w:rsidRPr="00072A24"><w:rPr><w:rFonts w:ascii="Times New Roman" w:eastAsia="宋体" w:hAnsi="Times New Roman" /><w:noProof /><w:webHidden /></w:rPr><w:fldChar w:fldCharType="separate" /></w:r><w:r w:rsidR="00E571CC" w:rsidRPr="00072A24"><w:rPr><w:rFonts w:ascii="Times New Roman" w:eastAsia="宋体" w:hAnsi="Times New Roman" /><w:noProof /><w:webHidden /></w:rPr><w:t>10</w:t></w:r><w:r w:rsidR="00E571CC" w:rsidRPr="00072A24"><w:rPr><w:rFonts w:ascii="Times New Roman" w:eastAsia="宋体" w:hAnsi="Times New Roman" /><w:noProof /><w:webHidden /></w:rPr><w:fldChar w:fldCharType="end" /></w:r></w:hyperlink></w:p><w:p w14:paraId="2D54ED39" w14:textId="42EAD490" w:rsidR="00E571CC" w:rsidRPr="00072A24" w:rsidRDefault="00CA1778"><w:pPr><w:pStyle w:val="TOC3" /><w:rPr><w:rFonts w:ascii="Times New Roman" w:eastAsia="宋体" w:hAnsi="Times New Roman" /><w:noProof /><w:kern w:val="2" /><w:sz w:val="21" /></w:rPr></w:pPr><w:hyperlink w:anchor="_Toc232965712" w:history="1"><w:r w:rsidR="00E571CC" w:rsidRPr="00072A24"><w:rPr><w:rStyle w:val="aff3" /><w:rFonts w:ascii="Times New Roman" w:eastAsia="宋体" w:hAnsi="Times New Roman" /><w:noProof /></w:rPr><w:t xml:space="preserve">1.3.3 </w:t></w:r><w:r w:rsidR="00E571CC" w:rsidRPr="00072A24"><w:rPr><w:rStyle w:val="aff3" /><w:rFonts w:ascii="Times New Roman" w:eastAsia="宋体" w:hAnsi="Times New Roman" /><w:noProof /></w:rPr><w:t>常见问题分析</w:t></w:r><w:r w:rsidR="00E571CC" w:rsidRPr="00072A24"><w:rPr><w:rFonts w:ascii="Times New Roman" w:eastAsia="宋体" w:hAnsi="Times New Roman" /><w:noProof /><w:webHidden /></w:rPr><w:tab /></w:r><w:r w:rsidR="00E571CC" w:rsidRPr="00072A24"><w:rPr><w:rFonts w:ascii="Times New Roman" w:eastAsia="宋体" w:hAnsi="Times New Roman" /><w:noProof /><w:webHidden /></w:rPr><w:fldChar w:fldCharType="begin" /></w:r><w:r w:rsidR="00E571CC" w:rsidRPr="00072A24"><w:rPr><w:rFonts w:ascii="Times New Roman" w:eastAsia="宋体" w:hAnsi="Times New Roman" /><w:noProof /><w:webHidden /></w:rPr><w:instrText xml:space="preserve"> PAGEREF _Toc232965712 \h </w:instrText></w:r><w:r w:rsidR="00E571CC" w:rsidRPr="00072A24"><w:rPr><w:rFonts w:ascii="Times New Roman" w:eastAsia="宋体" w:hAnsi="Times New Roman" /><w:noProof /><w:webHidden /></w:rPr></w:r><w:r w:rsidR="00E571CC" w:rsidRPr="00072A24"><w:rPr><w:rFonts w:ascii="Times New Roman" w:eastAsia="宋体" w:hAnsi="Times New Roman" /><w:noProof /><w:webHidden /></w:rPr><w:fldChar w:fldCharType="separate" /></w:r><w:r w:rsidR="00E571CC" w:rsidRPr="00072A24"><w:rPr><w:rFonts w:ascii="Times New Roman" w:eastAsia="宋体" w:hAnsi="Times New Roman" /><w:noProof /><w:webHidden /></w:rPr><w:t>13</w:t></w:r><w:r w:rsidR="00E571CC" w:rsidRPr="00072A24"><w:rPr><w:rFonts w:ascii="Times New Roman" w:eastAsia="宋体" w:hAnsi="Times New Roman" /><w:noProof /><w:webHidden /></w:rPr><w:fldChar w:fldCharType="end" /></w:r></w:hyperlink></w:p><w:p w14:paraId="2E1D5FE0" w14:textId="292B6B1D" w:rsidR="00E571CC" w:rsidRPr="00072A24" w:rsidRDefault="00CA1778"><w:pPr><w:pStyle w:val="TOC1" /><w:rPr><w:rFonts w:ascii="Times New Roman" w:eastAsia="宋体" w:hAnsi="Times New Roman" /><w:kern w:val="2" /><w:sz w:val="21" /><w:szCs w:val="22" /></w:rPr></w:pPr><w:hyperlink w:anchor="_Toc232965713" w:history="1"><w:r w:rsidR="00E571CC" w:rsidRPr="00072A24"><w:rPr><w:rStyle w:val="aff3" /><w:rFonts w:ascii="Times New Roman" w:eastAsia="宋体" w:hAnsi="Times New Roman" /></w:rPr><w:t>第二节</w:t></w:r><w:r w:rsidR="00E571CC" w:rsidRPr="00072A24"><w:rPr><w:rStyle w:val="aff3" /><w:rFonts w:ascii="Times New Roman" w:eastAsia="宋体" w:hAnsi="Times New Roman" /></w:rPr><w:t xml:space="preserve"> </w:t></w:r><w:r w:rsidR="00E571CC" w:rsidRPr="00072A24"><w:rPr><w:rStyle w:val="aff3" /><w:rFonts w:ascii="Times New Roman" w:eastAsia="宋体" w:hAnsi="Times New Roman" /></w:rPr><w:t>转录爆发动力学分析</w:t></w:r><w:r w:rsidR="00E571CC" w:rsidRPr="00072A24"><w:rPr><w:rFonts w:ascii="Times New Roman" w:eastAsia="宋体" w:hAnsi="Times New Roman" /><w:webHidden /></w:rPr><w:tab /></w:r><w:r w:rsidR="00E571CC" w:rsidRPr="00072A24"><w:rPr><w:rFonts w:ascii="Times New Roman" w:eastAsia="宋体" w:hAnsi="Times New Roman" /><w:webHidden /></w:rPr><w:fldChar w:fldCharType="begin" /></w:r><w:r w:rsidR="00E571CC" w:rsidRPr="00072A24"><w:rPr><w:rFonts w:ascii="Times New Roman" w:eastAsia="宋体" w:hAnsi="Times New Roman" /><w:webHidden /></w:rPr><w:instrText xml:space="preserve"> PAGEREF _Toc232965713 \h </w:instrText></w:r><w:r w:rsidR="00E571CC" w:rsidRPr="00072A24"><w:rPr><w:rFonts w:ascii="Times New Roman" w:eastAsia="宋体" w:hAnsi="Times New Roman" /><w:webHidden /></w:rPr></w:r><w:r w:rsidR="00E571CC" w:rsidRPr="00072A24"><w:rPr><w:rFonts w:ascii="Times New Roman" w:eastAsia="宋体" w:hAnsi="Times New Roman" /><w:webHidden /></w:rPr><w:fldChar w:fldCharType="separate" /></w:r><w:r w:rsidR="00E571CC" w:rsidRPr="00072A24"><w:rPr><w:rFonts w:ascii="Times New Roman" w:eastAsia="宋体" w:hAnsi="Times New Roman" /><w:webHidden /></w:rPr><w:t>14</w:t></w:r><w:r w:rsidR="00E571CC" w:rsidRPr="00072A24"><w:rPr><w:rFonts w:ascii="Times New Roman" w:eastAsia="宋体" w:hAnsi="Times New Roman" /><w:webHidden /></w:rPr><w:fldChar w:fldCharType="end" /></w:r></w:hyperlink></w:p><w:p w14:paraId="37F3E8BF" w14:textId="27827937" w:rsidR="00E571CC" w:rsidRPr="00072A24" w:rsidRDefault="00CA1778"><w:pPr><w:pStyle w:val="TOC2" /><w:tabs><w:tab w:val="right" w:leader="dot" w:pos="8296" /></w:tabs><w:rPr><w:rFonts w:ascii="Times New Roman" w:eastAsia="宋体" w:hAnsi="Times New Roman" /><w:noProof /><w:kern w:val="2" /><w:sz w:val="21" /></w:rPr></w:pPr><w:hyperlink w:anchor="_Toc232965714" w:history="1"><w:r w:rsidR="00E571CC" w:rsidRPr="00072A24"><w:rPr><w:rStyle w:val="aff3" /><w:rFonts w:ascii="Times New Roman" w:eastAsia="宋体" w:hAnsi="Times New Roman" /><w:noProof /></w:rPr><w:t xml:space="preserve">2.1 </w:t></w:r><w:r w:rsidR="00E571CC" w:rsidRPr="00072A24"><w:rPr><w:rStyle w:val="aff3" /><w:rFonts w:ascii="Times New Roman" w:eastAsia="宋体" w:hAnsi="Times New Roman" /><w:noProof /></w:rPr><w:t>转录爆发图像采集流程</w:t></w:r><w:r w:rsidR="00E571CC" w:rsidRPr="00072A24"><w:rPr><w:rFonts w:ascii="Times New Roman" w:eastAsia="宋体" w:hAnsi="Times New Roman" /><w:noProof /><w:webHidden /></w:rPr><w:tab /></w:r><w:r w:rsidR="00E571CC" w:rsidRPr="00072A24"><w:rPr><w:rFonts w:ascii="Times New Roman" w:eastAsia="宋体" w:hAnsi="Times New Roman" /><w:noProof /><w:webHidden /></w:rPr><w:fldChar w:fldCharType="begin" /></w:r><w:r w:rsidR="00E571CC" w:rsidRPr="00072A24"><w:rPr><w:rFonts w:ascii="Times New Roman" w:eastAsia="宋体" w:hAnsi="Times New Roman" /><w:noProof /><w:webHidden /></w:rPr><w:instrText xml:space="preserve"> PAGEREF _Toc232965714 \h </w:instrText></w:r><w:r w:rsidR="00E571CC" w:rsidRPr="00072A24"><w:rPr><w:rFonts w:ascii="Times New Roman" w:eastAsia="宋体" w:hAnsi="Times New Roman" /><w:noProof /><w:webHidden /></w:rPr></w:r><w:r w:rsidR="00E571CC" w:rsidRPr="00072A24"><w:rPr><w:rFonts w:ascii="Times New Roman" w:eastAsia="宋体" w:hAnsi="Times New Roman" /><w:noProof /><w:webHidden /></w:rPr><w:fldChar w:fldCharType="separate" /></w:r><w:r w:rsidR="00E571CC" w:rsidRPr="00072A24"><w:rPr><w:rFonts w:ascii="Times New Roman" w:eastAsia="宋体" w:hAnsi="Times New Roman" /><w:noProof /><w:webHidden /></w:rPr><w:t>14</w:t></w:r><w:r w:rsidR="00E571CC" w:rsidRPr="00072A24"><w:rPr><w:rFonts w:ascii="Times New Roman" w:eastAsia="宋体" w:hAnsi="Times New Roman" /><w:noProof /><w:webHidden /></w:rPr><w:fldChar w:fldCharType="end" /></w:r></w:hyperlink></w:p><w:p w14:paraId="2334AF18" w14:textId="2A8BE172" w:rsidR="00E571CC" w:rsidRPr="00072A24" w:rsidRDefault="00CA1778"><w:pPr><w:pStyle w:val="TOC2" /><w:tabs><w:tab w:val="right" w:leader="dot" w:pos="8296" /></w:tabs><w:rPr><w:rFonts w:ascii="Times New Roman" w:eastAsia="宋体" w:hAnsi="Times New Roman" /><w:noProof /><w:kern w:val="2" /><w:sz w:val="21" /></w:rPr></w:pPr><w:hyperlink w:anchor="_Toc232965715" w:history="1"><w:r w:rsidR="00E571CC" w:rsidRPr="00072A24"><w:rPr><w:rStyle w:val="aff3" /><w:rFonts w:ascii="Times New Roman" w:eastAsia="宋体" w:hAnsi="Times New Roman" /><w:noProof /></w:rPr><w:t>2.2 RNA</w:t></w:r><w:r w:rsidR="00E571CC" w:rsidRPr="00072A24"><w:rPr><w:rStyle w:val="aff3" /><w:rFonts w:ascii="Times New Roman" w:eastAsia="宋体" w:hAnsi="Times New Roman" /><w:noProof /></w:rPr><w:t>转录爆发动力学分析</w:t></w:r><w:r w:rsidR="00E571CC" w:rsidRPr="00072A24"><w:rPr><w:rFonts w:ascii="Times New Roman" w:eastAsia="宋体" w:hAnsi="Times New Roman" /><w:noProof /><w:webHidden /></w:rPr><w:tab /></w:r><w:r w:rsidR="00E571CC" w:rsidRPr="00072A24"><w:rPr><w:rFonts w:ascii="Times New Roman" w:eastAsia="宋体" w:hAnsi="Times New Roman" /><w:noProof /><w:webHidden /></w:rPr><w:fldChar w:fldCharType="begin" /></w:r><w:r w:rsidR="00E571CC" w:rsidRPr="00072A24"><w:rPr><w:rFonts w:ascii="Times New Roman" w:eastAsia="宋体" w:hAnsi="Times New Roman" /><w:noProof /><w:webHidden /></w:rPr><w:instrText xml:space="preserve"> PAGEREF _Toc232965715 \h </w:instrText></w:r><w:r w:rsidR="00E571CC" w:rsidRPr="00072A24"><w:rPr><w:rFonts w:ascii="Times New Roman" w:eastAsia="宋体" w:hAnsi="Times New Roman" /><w:noProof /><w:webHidden /></w:rPr></w:r><w:r w:rsidR="00E571CC" w:rsidRPr="00072A24"><w:rPr><w:rFonts w:ascii="Times New Roman" w:eastAsia="宋体" w:hAnsi="Times New Roman" /><w:noProof /><w:webHidden /></w:rPr><w:fldChar w:fldCharType="separate" /></w:r><w:r w:rsidR="00E571CC" w:rsidRPr="00072A24"><w:rPr><w:rFonts w:ascii="Times New Roman" w:eastAsia="宋体" w:hAnsi="Times New Roman" /><w:noProof /><w:webHidden /></w:rPr><w:t>14</w:t></w:r><w:r w:rsidR="00E571CC" w:rsidRPr="00072A24"><w:rPr><w:rFonts w:ascii="Times New Roman" w:eastAsia="宋体" w:hAnsi="Times New Roman" /><w:noProof /><w:webHidden /></w:rPr><w:fldChar w:fldCharType="end" /></w:r></w:hyperlink></w:p><w:p w14:paraId="372DFF0A" w14:textId="72E0A897" w:rsidR="00E571CC" w:rsidRPr="00072A24" w:rsidRDefault="00CA1778"><w:pPr><w:pStyle w:val="TOC3" /><w:rPr><w:rFonts w:ascii="Times New Roman" w:eastAsia="宋体" w:hAnsi="Times New Roman" /><w:noProof /><w:kern w:val="2" /><w:sz w:val="21" /></w:rPr></w:pPr><w:hyperlink w:anchor="_Toc232965716" w:history="1"><w:r w:rsidR="00E571CC" w:rsidRPr="00072A24"><w:rPr><w:rStyle w:val="aff3" /><w:rFonts w:ascii="Times New Roman" w:eastAsia="宋体" w:hAnsi="Times New Roman" /><w:noProof /></w:rPr><w:t xml:space="preserve">2.2.1 </w:t></w:r><w:r w:rsidR="00E571CC" w:rsidRPr="00072A24"><w:rPr><w:rStyle w:val="aff3" /><w:rFonts w:ascii="Times New Roman" w:eastAsia="宋体" w:hAnsi="Times New Roman" /><w:noProof /></w:rPr><w:t>使用</w:t></w:r><w:r w:rsidR="00E571CC" w:rsidRPr="00072A24"><w:rPr><w:rStyle w:val="aff3" /><w:rFonts w:ascii="Times New Roman" w:eastAsia="宋体" w:hAnsi="Times New Roman" /><w:noProof /></w:rPr><w:t>Ilastik</w:t></w:r><w:r w:rsidR="00E571CC" w:rsidRPr="00072A24"><w:rPr><w:rStyle w:val="aff3" /><w:rFonts w:ascii="Times New Roman" w:eastAsia="宋体" w:hAnsi="Times New Roman" /><w:noProof /></w:rPr><w:t>软件检测</w:t></w:r><w:r w:rsidR="00E571CC" w:rsidRPr="00072A24"><w:rPr><w:rStyle w:val="aff3" /><w:rFonts w:ascii="Times New Roman" w:eastAsia="宋体" w:hAnsi="Times New Roman" /><w:noProof /></w:rPr><w:t>RNA</w:t></w:r><w:r w:rsidR="00E571CC" w:rsidRPr="00072A24"><w:rPr><w:rStyle w:val="aff3" /><w:rFonts w:ascii="Times New Roman" w:eastAsia="宋体" w:hAnsi="Times New Roman" /><w:noProof /></w:rPr><w:t>转录爆发位点</w:t></w:r><w:r w:rsidR="00E571CC" w:rsidRPr="00072A24"><w:rPr><w:rFonts w:ascii="Times New Roman" w:eastAsia="宋体" w:hAnsi="Times New Roman" /><w:noProof /><w:webHidden /></w:rPr><w:tab /></w:r><w:r w:rsidR="00E571CC" w:rsidRPr="00072A24"><w:rPr><w:rFonts w:ascii="Times New Roman" w:eastAsia="宋体" w:hAnsi="Times New Roman" /><w:noProof /><w:webHidden /></w:rPr><w:fldChar w:fldCharType="begin" /></w:r><w:r w:rsidR="00E571CC" w:rsidRPr="00072A24"><w:rPr><w:rFonts w:ascii="Times New Roman" w:eastAsia="宋体" w:hAnsi="Times New Roman" /><w:noProof /><w:webHidden /></w:rPr><w:instrText xml:space="preserve"> PAGEREF _Toc232965716 \h </w:instrText></w:r><w:r w:rsidR="00E571CC" w:rsidRPr="00072A24"><w:rPr><w:rFonts w:ascii="Times New Roman" w:eastAsia="宋体" w:hAnsi="Times New Roman" /><w:noProof /><w:webHidden /></w:rPr></w:r><w:r w:rsidR="00E571CC" w:rsidRPr="00072A24"><w:rPr><w:rFonts w:ascii="Times New Roman" w:eastAsia="宋体" w:hAnsi="Times New Roman" /><w:noProof /><w:webHidden /></w:rPr><w:fldChar w:fldCharType="separate" /></w:r><w:r w:rsidR="00E571CC" w:rsidRPr="00072A24"><w:rPr><w:rFonts w:ascii="Times New Roman" w:eastAsia="宋体" w:hAnsi="Times New Roman" /><w:noProof /><w:webHidden /></w:rPr><w:t>14</w:t></w:r><w:r w:rsidR="00E571CC" w:rsidRPr="00072A24"><w:rPr><w:rFonts w:ascii="Times New Roman" w:eastAsia="宋体" w:hAnsi="Times New Roman" /><w:noProof /><w:webHidden /></w:rPr><w:fldChar w:fldCharType="end" /></w:r></w:hyperlink></w:p><w:p w14:paraId="7A9DFBDF" w14:textId="551FE4FE" w:rsidR="00E571CC" w:rsidRPr="00072A24" w:rsidRDefault="00CA1778"><w:pPr><w:pStyle w:val="TOC3" /><w:rPr><w:rFonts w:ascii="Times New Roman" w:eastAsia="宋体" w:hAnsi="Times New Roman" /><w:noProof /><w:kern w:val="2" /><w:sz w:val="21" /></w:rPr></w:pPr><w:hyperlink w:anchor="_Toc232965717" w:history="1"><w:r w:rsidR="00E571CC" w:rsidRPr="00072A24"><w:rPr><w:rStyle w:val="aff3" /><w:rFonts w:ascii="Times New Roman" w:eastAsia="宋体" w:hAnsi="Times New Roman" /><w:noProof /></w:rPr><w:t xml:space="preserve">2.2.2 </w:t></w:r><w:r w:rsidR="00E571CC" w:rsidRPr="00072A24"><w:rPr><w:rStyle w:val="aff3" /><w:rFonts w:ascii="Times New Roman" w:eastAsia="宋体" w:hAnsi="Times New Roman" /><w:noProof /></w:rPr><w:t>在</w:t></w:r><w:r w:rsidR="00E571CC" w:rsidRPr="00072A24"><w:rPr><w:rStyle w:val="aff3" /><w:rFonts w:ascii="Times New Roman" w:eastAsia="宋体" w:hAnsi="Times New Roman" /><w:noProof /></w:rPr><w:t>Fiji</w:t></w:r><w:r w:rsidR="00E571CC" w:rsidRPr="00072A24"><w:rPr><w:rStyle w:val="aff3" /><w:rFonts w:ascii="Times New Roman" w:eastAsia="宋体" w:hAnsi="Times New Roman" /><w:noProof /></w:rPr><w:t>中选取</w:t></w:r><w:r w:rsidR="00E571CC" w:rsidRPr="00072A24"><w:rPr><w:rStyle w:val="aff3" /><w:rFonts w:ascii="Times New Roman" w:eastAsia="宋体" w:hAnsi="Times New Roman" /><w:noProof /></w:rPr><w:t>ROI</w:t></w:r><w:r w:rsidR="00E571CC" w:rsidRPr="00072A24"><w:rPr><w:rStyle w:val="aff3" /><w:rFonts w:ascii="Times New Roman" w:eastAsia="宋体" w:hAnsi="Times New Roman" /><w:noProof /></w:rPr><w:t>作为单等位基因的转录爆发时序轨迹</w:t></w:r><w:r w:rsidR="00E571CC" w:rsidRPr="00072A24"><w:rPr><w:rFonts w:ascii="Times New Roman" w:eastAsia="宋体" w:hAnsi="Times New Roman" /><w:noProof /><w:webHidden /></w:rPr><w:tab /></w:r><w:r w:rsidR="00E571CC" w:rsidRPr="00072A24"><w:rPr><w:rFonts w:ascii="Times New Roman" w:eastAsia="宋体" w:hAnsi="Times New Roman" /><w:noProof /><w:webHidden /></w:rPr><w:fldChar w:fldCharType="begin" /></w:r><w:r w:rsidR="00E571CC" w:rsidRPr="00072A24"><w:rPr><w:rFonts w:ascii="Times New Roman" w:eastAsia="宋体" w:hAnsi="Times New Roman" /><w:noProof /><w:webHidden /></w:rPr><w:instrText xml:space="preserve"> PAGEREF _Toc232965717 \h </w:instrText></w:r><w:r w:rsidR="00E571CC" w:rsidRPr="00072A24"><w:rPr><w:rFonts w:ascii="Times New Roman" w:eastAsia="宋体" w:hAnsi="Times New Roman" /><w:noProof /><w:webHidden /></w:rPr></w:r><w:r w:rsidR="00E571CC" w:rsidRPr="00072A24"><w:rPr><w:rFonts w:ascii="Times New Roman" w:eastAsia="宋体" w:hAnsi="Times New Roman" /><w:noProof /><w:webHidden /></w:rPr><w:fldChar w:fldCharType="separate" /></w:r><w:r w:rsidR="00E571CC" w:rsidRPr="00072A24"><w:rPr><w:rFonts w:ascii="Times New Roman" w:eastAsia="宋体" w:hAnsi="Times New Roman" /><w:noProof /><w:webHidden /></w:rPr><w:t>17</w:t></w:r><w:r w:rsidR="00E571CC" w:rsidRPr="00072A24"><w:rPr><w:rFonts w:ascii="Times New Roman" w:eastAsia="宋体" w:hAnsi="Times New Roman" /><w:noProof /><w:webHidden /></w:rPr><w:fldChar w:fldCharType="end" /></w:r></w:hyperlink></w:p><w:p w14:paraId="19D480AB" w14:textId="17A13857" w:rsidR="00E571CC" w:rsidRPr="00072A24" w:rsidRDefault="00CA1778"><w:pPr><w:pStyle w:val="TOC3" /><w:rPr><w:rFonts w:ascii="Times New Roman" w:eastAsia="宋体" w:hAnsi="Times New Roman" /><w:noProof /><w:kern w:val="2" /><w:sz w:val="21" /></w:rPr></w:pPr><w:hyperlink w:anchor="_Toc232965718" w:history="1"><w:r w:rsidR="00E571CC" w:rsidRPr="00072A24"><w:rPr><w:rStyle w:val="aff3" /><w:rFonts w:ascii="Times New Roman" w:eastAsia="宋体" w:hAnsi="Times New Roman" /><w:noProof /></w:rPr><w:t xml:space="preserve">2.2.3 </w:t></w:r><w:r w:rsidR="00E571CC" w:rsidRPr="00072A24"><w:rPr><w:rStyle w:val="aff3" /><w:rFonts w:ascii="Times New Roman" w:eastAsia="宋体" w:hAnsi="Times New Roman" /><w:noProof /></w:rPr><w:t>运行</w:t></w:r><w:r w:rsidR="00E571CC" w:rsidRPr="00072A24"><w:rPr><w:rStyle w:val="aff3" /><w:rFonts w:ascii="Times New Roman" w:eastAsia="宋体" w:hAnsi="Times New Roman" /><w:noProof /></w:rPr><w:t>RNA</w:t></w:r><w:r w:rsidR="00E571CC" w:rsidRPr="00072A24"><w:rPr><w:rStyle w:val="aff3" /><w:rFonts w:ascii="Times New Roman" w:eastAsia="宋体" w:hAnsi="Times New Roman" /><w:noProof /></w:rPr><w:t>转录爆发分析代码</w:t></w:r><w:r w:rsidR="00E571CC" w:rsidRPr="00072A24"><w:rPr><w:rFonts w:ascii="Times New Roman" w:eastAsia="宋体" w:hAnsi="Times New Roman" /><w:noProof /><w:webHidden /></w:rPr><w:tab /></w:r><w:r w:rsidR="00E571CC" w:rsidRPr="00072A24"><w:rPr><w:rFonts w:ascii="Times New Roman" w:eastAsia="宋体" w:hAnsi="Times New Roman" /><w:noProof /><w:webHidden /></w:rPr><w:fldChar w:fldCharType="begin" /></w:r><w:r w:rsidR="00E571CC" w:rsidRPr="00072A24"><w:rPr><w:rFonts w:ascii="Times New Roman" w:eastAsia="宋体" w:hAnsi="Times New Roman" /><w:noProof /><w:webHidden /></w:rPr><w:instrText xml:space="preserve"> PAGEREF _Toc232965718 \h </w:instrText></w:r><w:r w:rsidR="00E571CC" w:rsidRPr="00072A24"><w:rPr><w:rFonts w:ascii="Times New Roman" w:eastAsia="宋体" w:hAnsi="Times New Roman" /><w:noProof /><w:webHidden /></w:rPr></w:r><w:r w:rsidR="00E571CC" w:rsidRPr="00072A24"><w:rPr><w:rFonts w:ascii="Times New Roman" w:eastAsia="宋体" w:hAnsi="Times New Roman" /><w:noProof /><w:webHidden /></w:rPr><w:fldChar w:fldCharType="separate" /></w:r><w:r w:rsidR="00E571CC" w:rsidRPr="00072A24"><w:rPr><w:rFonts w:ascii="Times New Roman" w:eastAsia="宋体" w:hAnsi="Times New Roman" /><w:noProof /><w:webHidden /></w:rPr><w:t>22</w:t></w:r><w:r w:rsidR="00E571CC" w:rsidRPr="00072A24"><w:rPr><w:rFonts w:ascii="Times New Roman" w:eastAsia="宋体" w:hAnsi="Times New Roman" /><w:noProof /><w:webHidden /></w:rPr><w:fldChar w:fldCharType="end" /></w:r></w:hyperlink></w:p><w:p w14:paraId="29BB3A67" w14:textId="18FE605C" w:rsidR="00956AF7" w:rsidRPr="00072A24" w:rsidRDefault="00E27526" w:rsidP="00EE091A"><w:pPr><w:pStyle w:val="TOC1" /><w:rPr><w:rFonts w:ascii="Times New Roman" w:eastAsia="宋体" w:hAnsi="Times New Roman" /><w:kern w:val="2" /></w:rPr></w:pPr><w:r w:rsidRPr="00072A24"><w:rPr><w:rFonts w:ascii="Times New Roman" w:eastAsia="宋体" w:hAnsi="Times New Roman" /><w:bCs /><w:lang w:val="zh-CN" /></w:rPr><w:fldChar w:fldCharType="end" /></w:r></w:p></w:sdtContent></w:sdt><w:p w14:paraId="26BAB72F" w14:textId="2A0BFFB4" w:rsidR="00307C21" w:rsidRDefault="00307C21" w:rsidP="00602620"><w:pPr><w:pStyle w:val="af" /><w:sectPr w:rsidR="00307C21" w:rsidSect="0083403D"><w:footerReference w:type="even" r:id="rId8" /><w:footerReference w:type="default" r:id="rId9" /><w:pgSz w:w="11906" w:h="16838" /><w:pgMar w:top="1440" w:right="1800" w:bottom="1440" w:left="1800" w:header="851" w:footer="992" w:gutter="0" /><w:pgNumType w:fmt="upperRoman" /><w:cols w:space="425" /><w:docGrid w:type="lines" w:linePitch="312" /></w:sectPr></w:pPr></w:p><w:tbl><w:tblPr><w:tblW w:w="4589" w:type="pct" /><w:jc w:val="center" /><w:tblLook w:val="04A0" w:firstRow="1" w:lastRow="0" w:firstColumn="1" w:lastColumn="0" w:noHBand="0" w:noVBand="1" /></w:tblPr><w:tblGrid><w:gridCol w:w="4011" /><w:gridCol w:w="3810" /></w:tblGrid><w:tr w:rsidR="00FD1A97" w14:paraId="398F3A74" w14:textId="77777777" w:rsidTr="00FD1A97"><w:trPr><w:trHeight w:val="397" /><w:jc w:val="center" /></w:trPr><w:tc><w:tcPr><w:tcW w:w="2564" w:type="pct" /><w:tcBorders><w:top w:val="single" w:sz="12" w:space="0" w:color="auto" /><w:left w:val="nil" /><w:bottom w:val="single" w:sz="4" w:space="0" w:color="auto" /><w:right w:val="nil" /></w:tcBorders><w:shd w:val="clear" w:color="auto" w:fill="auto" /><w:noWrap /><w:vAlign w:val="center" /></w:tcPr><w:p w14:paraId="3DA89838" w14:textId="0418BB12" w:rsidR="00FD1A97" w:rsidRPr="00640494" w:rsidRDefault="00FD1A97" w:rsidP="00FD1A97"><w:pPr><w:pStyle w:val="aff6" /><w:rPr><w:rFonts w:eastAsia="Times New Roman" /></w:rPr></w:pPr><w:proofErr w:type="spellStart" /><w:r><w:lastRenderedPageBreak /><w:t>LiveSR</w:t></w:r><w:proofErr w:type="spellEnd" /><w:r><w:t>-mode</w:t></w:r></w:p></w:tc><w:tc><w:tcPr><w:tcW w:w="2436" w:type="pct" /><w:tcBorders><w:top w:val="single" w:sz="12" w:space="0" w:color="auto" /><w:left w:val="nil" /><w:bottom w:val="single" w:sz="4" w:space="0" w:color="auto" /><w:right w:val="nil" /></w:tcBorders><w:vAlign w:val="center" /></w:tcPr><w:p w14:paraId="640F49CD" w14:textId="488A8B34" w:rsidR="00FD1A97" w:rsidRDefault="00FD1A97" w:rsidP="00FD1A97"><w:pPr><w:pStyle w:val="aff6" /></w:pPr><w:r><w:t>Confocal mode</w:t></w:r></w:p></w:tc></w:tr><w:tr w:rsidR="00FD1A97" w:rsidRPr="00640494" w14:paraId="67321711" w14:textId="77777777" w:rsidTr="00FD1A97"><w:trPr><w:trHeight w:val="397" /><w:jc w:val="center" /></w:trPr><w:tc><w:tcPr><w:tcW w:w="2564" w:type="pct" /><w:tcBorders><w:top w:val="single" w:sz="4" w:space="0" w:color="auto" /><w:left w:val="nil" /><w:right w:val="nil" /></w:tcBorders><w:shd w:val="clear" w:color="auto" w:fill="auto" /><w:noWrap /><w:vAlign w:val="center" /></w:tcPr><w:p w14:paraId="46C24D15" w14:textId="641D6A43" w:rsidR="00FD1A97" w:rsidRPr="00FD1A97" w:rsidRDefault="00FD1A97" w:rsidP="00FD1A97"><w:pPr><w:pStyle w:val="af" /><w:ind w:firstLineChars="200" w:firstLine="480" /><w:jc w:val="center" /></w:pPr><w:r><w:t>SR640: 100ms, 50gain, 1%</w:t></w:r></w:p></w:tc><w:tc><w:tcPr><w:tcW w:w="2436" w:type="pct" /><w:tcBorders><w:top w:val="single" w:sz="4" w:space="0" w:color="auto" /><w:left w:val="nil" /><w:right w:val="nil" /></w:tcBorders><w:vAlign w:val="center" /></w:tcPr><w:p w14:paraId="41EE1F43" w14:textId="51C8F574" w:rsidR="00FD1A97" w:rsidRPr="00640494" w:rsidRDefault="00FD1A97" w:rsidP="00FD1A97"><w:pPr><w:pStyle w:val="aff6" /><w:rPr><w:rFonts w:eastAsia="Times New Roman" /></w:rPr></w:pPr><w:r><w:t>C640: 50ms, 30gain, 1%</w:t></w:r></w:p></w:tc></w:tr><w:tr w:rsidR="00FD1A97" w:rsidRPr="00640494" w14:paraId="49B4ECEB" w14:textId="77777777" w:rsidTr="00FD1A97"><w:trPr><w:trHeight w:val="397" /><w:jc w:val="center" /></w:trPr><w:tc><w:tcPr><w:tcW w:w="2564" w:type="pct" /><w:tcBorders><w:left w:val="nil" /><w:right w:val="nil" /></w:tcBorders><w:shd w:val="clear" w:color="auto" w:fill="auto" /><w:noWrap /><w:vAlign w:val="center" /></w:tcPr><w:p w14:paraId="07ABDD31" w14:textId="6F9C8EC1" w:rsidR="00FD1A97" w:rsidRPr="00FD1A97" w:rsidRDefault="00FD1A97" w:rsidP="00FD1A97"><w:pPr><w:pStyle w:val="af" /><w:ind w:firstLineChars="200" w:firstLine="480" /></w:pPr><w:r><w:t>SR560: 100ms, 30gain, 0.5%</w:t></w:r></w:p></w:tc><w:tc><w:tcPr><w:tcW w:w="2436" w:type="pct" /><w:tcBorders><w:left w:val="nil" /><w:right w:val="nil" /></w:tcBorders><w:vAlign w:val="center" /></w:tcPr><w:p w14:paraId="369693E8" w14:textId="7FA93A93" w:rsidR="00FD1A97" w:rsidRPr="00E73F6A" w:rsidRDefault="00FD1A97" w:rsidP="00FD1A97"><w:pPr><w:pStyle w:val="aff6" /><w:rPr><w:rFonts w:eastAsia="Times New Roman" w:cs="Times New Roman" /></w:rPr></w:pPr><w:r><w:t>C560: 50ms, 20gain, 0.5%</w:t></w:r></w:p></w:tc></w:tr><w:tr w:rsidR="00FD1A97" w:rsidRPr="00640494" w14:paraId="609D39D2" w14:textId="77777777" w:rsidTr="00FD1A97"><w:trPr><w:trHeight w:val="397" /><w:jc w:val="center" /></w:trPr><w:tc><w:tcPr><w:tcW w:w="2564" w:type="pct" /><w:tcBorders><w:left w:val="nil" /><w:right w:val="nil" /></w:tcBorders><w:shd w:val="clear" w:color="auto" w:fill="auto" /><w:noWrap /><w:vAlign w:val="center" /></w:tcPr><w:p w14:paraId="3CF1D1B5" w14:textId="472F51E0" w:rsidR="00FD1A97" w:rsidRPr="00FD1A97" w:rsidRDefault="00FD1A97" w:rsidP="00FD1A97"><w:pPr><w:pStyle w:val="af" /><w:ind w:firstLineChars="200" w:firstLine="480" /></w:pPr><w:r><w:t>SR488: 100ms, 30gain, 0.5%</w:t></w:r></w:p></w:tc><w:tc><w:tcPr><w:tcW w:w="2436" w:type="pct" /><w:tcBorders><w:left w:val="nil" /><w:right w:val="nil" /></w:tcBorders><w:vAlign w:val="center" /></w:tcPr><w:p w14:paraId="35FA5BB7" w14:textId="3BCBA5A9" w:rsidR="00FD1A97" w:rsidRPr="00640494" w:rsidRDefault="00FD1A97" w:rsidP="00FD1A97"><w:pPr><w:pStyle w:val="aff6" /><w:rPr><w:rFonts w:eastAsia="Times New Roman" /></w:rPr></w:pPr><w:r><w:t>C488: 50ms, 30gain, 0.5%</w:t></w:r></w:p></w:tc></w:tr><w:tr w:rsidR="00FD1A97" w:rsidRPr="00640494" w14:paraId="1FA7926D" w14:textId="77777777" w:rsidTr="00FD1A97"><w:trPr><w:trHeight w:val="397" /><w:jc w:val="center" /></w:trPr><w:tc><w:tcPr><w:tcW w:w="2564" w:type="pct" /><w:tcBorders><w:left w:val="nil" /><w:bottom w:val="single" w:sz="12" w:space="0" w:color="auto" /><w:right w:val="nil" /></w:tcBorders><w:shd w:val="clear" w:color="auto" w:fill="auto" /><w:noWrap /><w:vAlign w:val="center" /></w:tcPr><w:p w14:paraId="47858B3D" w14:textId="57915A22" w:rsidR="00FD1A97" w:rsidRPr="00FD1A97" w:rsidRDefault="00FD1A97" w:rsidP="00FD1A97"><w:pPr><w:pStyle w:val="af" /><w:ind w:firstLineChars="200" w:firstLine="480" /></w:pPr><w:r><w:t>SR405: 500ms, 300gain, 5%</w:t></w:r></w:p></w:tc><w:tc><w:tcPr><w:tcW w:w="2436" w:type="pct" /><w:tcBorders><w:left w:val="nil" /><w:bottom w:val="single" w:sz="12" w:space="0" w:color="auto" /><w:right w:val="nil" /></w:tcBorders><w:vAlign w:val="center" /></w:tcPr><w:p w14:paraId="2B98CAC4" w14:textId="427BB451" w:rsidR="00FD1A97" w:rsidRPr="00640494" w:rsidRDefault="00FD1A97" w:rsidP="00FD1A97"><w:pPr><w:pStyle w:val="aff6" /><w:rPr><w:rFonts w:eastAsia="Times New Roman" /></w:rPr></w:pPr><w:r><w:t>C405: 100ms, 300gain, 5%</w:t></w:r></w:p></w:tc></w:tr></w:tbl><w:p><w:pPr><w:pStyle w:val="Heading1" /></w:pPr><w:ins w:id="1000" w:author="Codex" w:date="2026-07-01T12:27:46Z"><w:r><w:t d6p1:space="preserve" xmlns:d6p1="http://www.w3.org/XML/1998/namespace">第一节 Condensate-quant分析流程</w:t></w:r></w:ins></w:p><w:p><w:pPr><w:pStyle w:val="Normal" /></w:pPr><w:ins w:id="1001" w:author="Codex" w:date="2026-07-01T12:27:46Z"><w:r><w:t d6p1:space="preserve" xmlns:d6p1="http://www.w3.org/XML/1998/namespace">本节根据当前 Condensate-quant 仓库的实际代码结构重新整理。原始说明中已经包含多通道像差校正、Noise2Void 去噪、PSF 采集和部分共定位分析的实验背景；本次更新重点补充以下内容：</w:t></w:r></w:ins></w:p><w:p><w:pPr><w:pStyle w:val="Normal" /></w:pPr><w:ins w:id="1002" w:author="Codex" w:date="2026-07-01T12:27:46Z"><w:r><w:t d6p1:space="preserve" xmlns:d6p1="http://www.w3.org/XML/1998/namespace">1. 当前仓库的完整目录结构、各步骤脚本入口和运行顺序。</w:t></w:r></w:ins></w:p><w:p><w:pPr><w:pStyle w:val="Normal" /></w:pPr><w:ins w:id="1003" w:author="Codex" w:date="2026-07-01T12:27:46Z"><w:r><w:t d6p1:space="preserve" xmlns:d6p1="http://www.w3.org/XML/1998/namespace">2. Step2 中时间序列凝聚体去噪、反卷积、HMRF 分割和形态学统计流程。</w:t></w:r></w:ins></w:p><w:p><w:pPr><w:pStyle w:val="Normal" /></w:pPr><w:ins w:id="1004" w:author="Codex" w:date="2026-07-01T12:27:46Z"><w:r><w:t d6p1:space="preserve" xmlns:d6p1="http://www.w3.org/XML/1998/namespace">3. Step3 中四类下游分析脚本：三色 RNA-2Condensate、四色 DNA/RNA-2Condensate、四色 Promoter/RNA/Enhancer-Condensate、三色 Promoter/RNA/Enhancer 距离分析。</w:t></w:r></w:ins></w:p><w:p><w:pPr><w:pStyle w:val="Normal" /></w:pPr><w:ins w:id="1005" w:author="Codex" w:date="2026-07-01T12:27:46Z"><w:r><w:t d6p1:space="preserve" xmlns:d6p1="http://www.w3.org/XML/1998/namespace">4. 新增的单细胞容错机制、错误日志文件、资源清理函数、HMRF 空类别保护、凝聚体面积和分配系数过滤。</w:t></w:r></w:ins></w:p><w:p><w:pPr><w:pStyle w:val="Normal" /></w:pPr><w:ins w:id="1006" w:author="Codex" w:date="2026-07-01T12:27:46Z"><w:r><w:t d6p1:space="preserve" xmlns:d6p1="http://www.w3.org/XML/1998/namespace">5. 主要输入、输出文件、关键结构体字段、距离指标定义和常见参数修改位置。</w:t></w:r></w:ins></w:p><w:p><w:pPr><w:pStyle w:val="Normal" /></w:pPr><w:ins w:id="1007" w:author="Codex" w:date="2026-07-01T12:27:46Z"><w:r><w:t d6p1:space="preserve" xmlns:d6p1="http://www.w3.org/XML/1998/namespace"></w:t></w:r></w:ins></w:p><w:p><w:pPr><w:pStyle w:val="Normal" /></w:pPr><w:ins w:id="1008" w:author="Codex" w:date="2026-07-01T12:27:46Z"><w:r><w:t d6p1:space="preserve" xmlns:d6p1="http://www.w3.org/XML/1998/namespace">建议额外补充到交接材料中的内容</w:t></w:r></w:ins></w:p><w:p><w:pPr><w:pStyle w:val="Normal" /></w:pPr><w:ins w:id="1009" w:author="Codex" w:date="2026-07-01T12:27:46Z"><w:r><w:t d6p1:space="preserve" xmlns:d6p1="http://www.w3.org/XML/1998/namespace">1. 给每个主要流程补一张真实数据的输入/输出目录截图，尤其是 Cell_with_RNA.txt、Cell_without_RNA.txt、filter_result_with_RNA_average_boundary、filter_result_without_RNA_average_boundary、filter_result_with_RNA_averaged_boundary_intensity 等目录。</w:t></w:r></w:ins></w:p><w:p><w:pPr><w:pStyle w:val="Normal" /></w:pPr><w:ins w:id="1010" w:author="Codex" w:date="2026-07-01T12:27:46Z"><w:r><w:t d6p1:space="preserve" xmlns:d6p1="http://www.w3.org/XML/1998/namespace">2. 给 Step3 的结果检查补一页“首要检查图”：每个细胞运行后生成的 png 叠加图、HMRFseg.png、各通道 Center-roi.tif、CDmask.tif。</w:t></w:r></w:ins></w:p><w:p><w:pPr><w:pStyle w:val="Normal" /></w:pPr><w:ins w:id="1011" w:author="Codex" w:date="2026-07-01T12:27:46Z"><w:r><w:t d6p1:space="preserve" xmlns:d6p1="http://www.w3.org/XML/1998/namespace">3. 补充每个通道对应的生物含义和荧光波段，例如 405/488/560/640 在不同实验中分别对应 Promoter、RNA、Enhancer/SCR、OCT4、BRD4 或 Condensate。</w:t></w:r></w:ins></w:p><w:p><w:pPr><w:pStyle w:val="Normal" /></w:pPr><w:ins w:id="1012" w:author="Codex" w:date="2026-07-01T12:27:46Z"><w:r><w:t d6p1:space="preserve" xmlns:d6p1="http://www.w3.org/XML/1998/namespace">4. 补充 z-step 表的实际列名示例。当前 getZstep 相关流程需要表格中至少包含 name 和 Var2，Var2 为 z step，单位为 nm；PRE-Condensate 的 OCT4/BRD4 分析还可能使用 OCT4_label_z.xlsx 或 BRD4_label_z.xlsx。</w:t></w:r></w:ins></w:p><w:p><w:pPr><w:pStyle w:val="Normal" /></w:pPr><w:ins w:id="1013" w:author="Codex" w:date="2026-07-01T12:27:46Z"><w:r><w:t d6p1:space="preserve" xmlns:d6p1="http://www.w3.org/XML/1998/namespace">5. 补充“哪些脚本需要从所在目录运行”。当前多个 Step3 脚本使用 script_dir = pwd，因此建议 MATLAB 当前路径切换到脚本所在文件夹再运行。</w:t></w:r></w:ins></w:p><w:p><w:pPr><w:pStyle w:val="Normal" /></w:pPr><w:ins w:id="1014" w:author="Codex" w:date="2026-07-01T12:27:46Z"><w:r><w:t d6p1:space="preserve" xmlns:d6p1="http://www.w3.org/XML/1998/namespace">6. 补充 GPU/CPU 选择说明。MATLAB ONNX 推理中 is_GPU_avaliable = true 时会把 patch 放入 gpuArray；若无可用 GPU 或显存不足，应改为 false。</w:t></w:r></w:ins></w:p><w:p><w:pPr><w:pStyle w:val="Normal" /></w:pPr><w:ins w:id="1015" w:author="Codex" w:date="2026-07-01T12:27:46Z"><w:r><w:t d6p1:space="preserve" xmlns:d6p1="http://www.w3.org/XML/1998/namespace">7. 补充失败细胞的复查流程。现在脚本会把失败样本写入 Cell_analysis_errors.txt，并跳过该细胞继续批处理；建议后续根据错误日志逐个复查裁剪、通道顺序、核分割、spot 定位和 z 层选择。</w:t></w:r></w:ins></w:p><w:p><w:pPr><w:pStyle w:val="Normal" /></w:pPr><w:ins w:id="1016" w:author="Codex" w:date="2026-07-01T12:27:46Z"><w:r><w:t d6p1:space="preserve" xmlns:d6p1="http://www.w3.org/XML/1998/namespace">8. 补充版本信息。建议记录 MATLAB 版本、Deep Learning Toolbox 版本、Python 环境、PyTorch/CUDA 版本、Bio-Formats 版本，以及 ONNX 模型训练日期。</w:t></w:r></w:ins></w:p><w:p><w:pPr><w:pStyle w:val="Normal" /></w:pPr><w:ins w:id="1017" w:author="Codex" w:date="2026-07-01T12:27:46Z"><w:r><w:t d6p1:space="preserve" xmlns:d6p1="http://www.w3.org/XML/1998/namespace"></w:t></w:r></w:ins></w:p><w:p><w:pPr><w:pStyle w:val="Heading2" /></w:pPr><w:ins w:id="1018" w:author="Codex" w:date="2026-07-01T12:27:46Z"><w:r><w:t d6p1:space="preserve" xmlns:d6p1="http://www.w3.org/XML/1998/namespace">1.1 当前代码仓库总览</w:t></w:r></w:ins></w:p><w:p><w:pPr><w:pStyle w:val="Normal" /></w:pPr><w:ins w:id="1019" w:author="Codex" w:date="2026-07-01T12:27:46Z"><w:r><w:t d6p1:space="preserve" xmlns:d6p1="http://www.w3.org/XML/1998/namespace">当前 Condensate-quant 仓库用于活细胞超分辨多通道图像中生物分子凝聚体的检测、分割和定量。主要包含以下功能：</w:t></w:r></w:ins></w:p><w:p><w:pPr><w:pStyle w:val="Normal" /></w:pPr><w:ins w:id="1020" w:author="Codex" w:date="2026-07-01T12:27:46Z"><w:r><w:t d6p1:space="preserve" xmlns:d6p1="http://www.w3.org/XML/1998/namespace">1. 多通道色差校正。</w:t></w:r></w:ins></w:p><w:p><w:pPr><w:pStyle w:val="Normal" /></w:pPr><w:ins w:id="1021" w:author="Codex" w:date="2026-07-01T12:27:46Z"><w:r><w:t d6p1:space="preserve" xmlns:d6p1="http://www.w3.org/XML/1998/namespace">2. Noise2Void 自监督去噪模型训练、测试和 ONNX 导出。</w:t></w:r></w:ins></w:p><w:p><w:pPr><w:pStyle w:val="Normal" /></w:pPr><w:ins w:id="1022" w:author="Codex" w:date="2026-07-01T12:27:46Z"><w:r><w:t d6p1:space="preserve" xmlns:d6p1="http://www.w3.org/XML/1998/namespace">3. MATLAB 中基于 ONNX 的滑窗推理去噪。</w:t></w:r></w:ins></w:p><w:p><w:pPr><w:pStyle w:val="Normal" /></w:pPr><w:ins w:id="1023" w:author="Codex" w:date="2026-07-01T12:27:46Z"><w:r><w:t d6p1:space="preserve" xmlns:d6p1="http://www.w3.org/XML/1998/namespace">4. Richardson-Lucy 反卷积。</w:t></w:r></w:ins></w:p><w:p><w:pPr><w:pStyle w:val="Normal" /></w:pPr><w:ins w:id="1024" w:author="Codex" w:date="2026-07-01T12:27:46Z"><w:r><w:t d6p1:space="preserve" xmlns:d6p1="http://www.w3.org/XML/1998/namespace">5. 细胞核掩膜生成。</w:t></w:r></w:ins></w:p><w:p><w:pPr><w:pStyle w:val="Normal" /></w:pPr><w:ins w:id="1025" w:author="Codex" w:date="2026-07-01T12:27:46Z"><w:r><w:t d6p1:space="preserve" xmlns:d6p1="http://www.w3.org/XML/1998/namespace">6. HMRF 凝聚体分割。</w:t></w:r></w:ins></w:p><w:p><w:pPr><w:pStyle w:val="Normal" /></w:pPr><w:ins w:id="1026" w:author="Codex" w:date="2026-07-01T12:27:46Z"><w:r><w:t d6p1:space="preserve" xmlns:d6p1="http://www.w3.org/XML/1998/namespace">7. LoG foci 定位。</w:t></w:r></w:ins></w:p><w:p><w:pPr><w:pStyle w:val="Normal" /></w:pPr><w:ins w:id="1027" w:author="Codex" w:date="2026-07-01T12:27:46Z"><w:r><w:t d6p1:space="preserve" xmlns:d6p1="http://www.w3.org/XML/1998/namespace">8. RNA/DNA/Enhancer/Promoter foci 到凝聚体边界、界面、中心或质心的距离计算。</w:t></w:r></w:ins></w:p><w:p><w:pPr><w:pStyle w:val="Normal" /></w:pPr><w:ins w:id="1028" w:author="Codex" w:date="2026-07-01T12:27:46Z"><w:r><w:t d6p1:space="preserve" xmlns:d6p1="http://www.w3.org/XML/1998/namespace">9. RNA 阳性和 RNA 阴性细胞分组统计。</w:t></w:r></w:ins></w:p><w:p><w:pPr><w:pStyle w:val="Normal" /></w:pPr><w:ins w:id="1029" w:author="Codex" w:date="2026-07-01T12:27:46Z"><w:r><w:t d6p1:space="preserve" xmlns:d6p1="http://www.w3.org/XML/1998/namespace">10. 散点图、密度等高线图和结果检查图导出。</w:t></w:r></w:ins></w:p><w:p><w:pPr><w:pStyle w:val="Normal" /></w:pPr><w:ins w:id="1030" w:author="Codex" w:date="2026-07-01T12:27:46Z"><w:r><w:t d6p1:space="preserve" xmlns:d6p1="http://www.w3.org/XML/1998/namespace"></w:t></w:r></w:ins></w:p><w:p><w:pPr><w:pStyle w:val="Normal" /></w:pPr><w:ins w:id="1031" w:author="Codex" w:date="2026-07-01T12:27:46Z"><w:r><w:t d6p1:space="preserve" xmlns:d6p1="http://www.w3.org/XML/1998/namespace">当前目录结构如下：</w:t></w:r></w:ins></w:p><w:p><w:pPr><w:pStyle w:val="Normal" /></w:pPr><w:ins w:id="1032" w:author="Codex" w:date="2026-07-01T12:27:46Z"><w:r><w:t d6p1:space="preserve" xmlns:d6p1="http://www.w3.org/XML/1998/namespace">Condensate-quant/</w:t></w:r></w:ins></w:p><w:p><w:pPr><w:pStyle w:val="Normal" /></w:pPr><w:ins w:id="1033" w:author="Codex" w:date="2026-07-01T12:27:46Z"><w:r><w:t d6p1:space="preserve" xmlns:d6p1="http://www.w3.org/XML/1998/namespace">  README.md</w:t></w:r></w:ins></w:p><w:p><w:pPr><w:pStyle w:val="Normal" /></w:pPr><w:ins w:id="1034" w:author="Codex" w:date="2026-07-01T12:27:46Z"><w:r><w:t d6p1:space="preserve" xmlns:d6p1="http://www.w3.org/XML/1998/namespace">  Function/</w:t></w:r></w:ins></w:p><w:p><w:pPr><w:pStyle w:val="Normal" /></w:pPr><w:ins w:id="1035" w:author="Codex" w:date="2026-07-01T12:27:46Z"><w:r><w:t d6p1:space="preserve" xmlns:d6p1="http://www.w3.org/XML/1998/namespace">    bfmatlab/                           Bio-Formats MATLAB 工具，用于读取 ND2/OME-TIFF 和保存 OME-TIFF。</w:t></w:r></w:ins></w:p><w:p><w:pPr><w:pStyle w:val="Normal" /></w:pPr><w:ins w:id="1036" w:author="Codex" w:date="2026-07-01T12:27:46Z"><w:r><w:t d6p1:space="preserve" xmlns:d6p1="http://www.w3.org/XML/1998/namespace">    CondensateAnalysis/                 凝聚体分割、foci 检测、距离计算、核分割等核心函数。</w:t></w:r></w:ins></w:p><w:p><w:pPr><w:pStyle w:val="Normal" /></w:pPr><w:ins w:id="1037" w:author="Codex" w:date="2026-07-01T12:27:46Z"><w:r><w:t d6p1:space="preserve" xmlns:d6p1="http://www.w3.org/XML/1998/namespace">    plotFunction/                       下游绘图函数。</w:t></w:r></w:ins></w:p><w:p><w:pPr><w:pStyle w:val="Normal" /></w:pPr><w:ins w:id="1038" w:author="Codex" w:date="2026-07-01T12:27:46Z"><w:r><w:t d6p1:space="preserve" xmlns:d6p1="http://www.w3.org/XML/1998/namespace">    TIFwriter.m                         多页 TIFF 写出函数。</w:t></w:r></w:ins></w:p><w:p><w:pPr><w:pStyle w:val="Normal" /></w:pPr><w:ins w:id="1039" w:author="Codex" w:date="2026-07-01T12:27:46Z"><w:r><w:t d6p1:space="preserve" xmlns:d6p1="http://www.w3.org/XML/1998/namespace">    TIFFreader.m                        TIFF 读取函数。</w:t></w:r></w:ins></w:p><w:p><w:pPr><w:pStyle w:val="Normal" /></w:pPr><w:ins w:id="1040" w:author="Codex" w:date="2026-07-01T12:27:46Z"><w:r><w:t d6p1:space="preserve" xmlns:d6p1="http://www.w3.org/XML/1998/namespace">    extractSlidingPatches.m             滑窗 patch 提取函数。</w:t></w:r></w:ins></w:p><w:p><w:pPr><w:pStyle w:val="Normal" /></w:pPr><w:ins w:id="1041" w:author="Codex" w:date="2026-07-01T12:27:46Z"><w:r><w:t d6p1:space="preserve" xmlns:d6p1="http://www.w3.org/XML/1998/namespace">    reconstructFromPatches.m            patch 预测结果重建函数。</w:t></w:r></w:ins></w:p><w:p><w:pPr><w:pStyle w:val="Normal" /></w:pPr><w:ins w:id="1042" w:author="Codex" w:date="2026-07-01T12:27:46Z"><w:r><w:t d6p1:space="preserve" xmlns:d6p1="http://www.w3.org/XML/1998/namespace">    deconv_fixed_iter.m                 固定迭代数 Richardson-Lucy 反卷积。</w:t></w:r></w:ins></w:p><w:p><w:pPr><w:pStyle w:val="Normal" /></w:pPr><w:ins w:id="1043" w:author="Codex" w:date="2026-07-01T12:27:46Z"><w:r><w:t d6p1:space="preserve" xmlns:d6p1="http://www.w3.org/XML/1998/namespace">    initializeCellProcessingErrorLog.m  初始化单细胞错误日志。</w:t></w:r></w:ins></w:p><w:p><w:pPr><w:pStyle w:val="Normal" /></w:pPr><w:ins w:id="1044" w:author="Codex" w:date="2026-07-01T12:27:46Z"><w:r><w:t d6p1:space="preserve" xmlns:d6p1="http://www.w3.org/XML/1998/namespace">    logCellProcessingError.m            记录失败细胞、错误 ID、错误信息和堆栈。</w:t></w:r></w:ins></w:p><w:p><w:pPr><w:pStyle w:val="Normal" /></w:pPr><w:ins w:id="1045" w:author="Codex" w:date="2026-07-01T12:27:46Z"><w:r><w:t d6p1:space="preserve" xmlns:d6p1="http://www.w3.org/XML/1998/namespace">    cleanupCellProcessingResources.m    失败后关闭 reader、waitbar 和 figure。</w:t></w:r></w:ins></w:p><w:p><w:pPr><w:pStyle w:val="Normal" /></w:pPr><w:ins w:id="1046" w:author="Codex" w:date="2026-07-01T12:27:46Z"><w:r><w:t d6p1:space="preserve" xmlns:d6p1="http://www.w3.org/XML/1998/namespace">    findMatchedSpot2D.m                 根据 3D spot 在 2D 平面内匹配同一 foci。</w:t></w:r></w:ins></w:p><w:p><w:pPr><w:pStyle w:val="Normal" /></w:pPr><w:ins w:id="1047" w:author="Codex" w:date="2026-07-01T12:27:46Z"><w:r><w:t d6p1:space="preserve" xmlns:d6p1="http://www.w3.org/XML/1998/namespace">    position_pairing.m                  对两组位置做互为最近邻配对。</w:t></w:r></w:ins></w:p><w:p><w:pPr><w:pStyle w:val="Normal" /></w:pPr><w:ins w:id="1048" w:author="Codex" w:date="2026-07-01T12:27:46Z"><w:r><w:t d6p1:space="preserve" xmlns:d6p1="http://www.w3.org/XML/1998/namespace">  onnx/                                 MATLAB 推理使用的预训练 N2V ONNX 模型。</w:t></w:r></w:ins></w:p><w:p><w:pPr><w:pStyle w:val="Normal" /></w:pPr><w:ins w:id="1049" w:author="Codex" w:date="2026-07-01T12:27:46Z"><w:r><w:t d6p1:space="preserve" xmlns:d6p1="http://www.w3.org/XML/1998/namespace">  PSF/                                  不同通道和成像模式的 PSF 文件。</w:t></w:r></w:ins></w:p><w:p><w:pPr><w:pStyle w:val="Normal" /></w:pPr><w:ins w:id="1050" w:author="Codex" w:date="2026-07-01T12:27:46Z"><w:r><w:t d6p1:space="preserve" xmlns:d6p1="http://www.w3.org/XML/1998/namespace">  Step0_channel_alignment/              色差校正。</w:t></w:r></w:ins></w:p><w:p><w:pPr><w:pStyle w:val="Normal" /></w:pPr><w:ins w:id="1051" w:author="Codex" w:date="2026-07-01T12:27:46Z"><w:r><w:t d6p1:space="preserve" xmlns:d6p1="http://www.w3.org/XML/1998/namespace">  Step1_pytorch-noise2void/             PyTorch Noise2Void 训练和测试。</w:t></w:r></w:ins></w:p><w:p><w:pPr><w:pStyle w:val="Normal" /></w:pPr><w:ins w:id="1052" w:author="Codex" w:date="2026-07-01T12:27:46Z"><w:r><w:t d6p1:space="preserve" xmlns:d6p1="http://www.w3.org/XML/1998/namespace">  Step2_deconvolution-segmentation/     时间序列凝聚体去噪、反卷积、分割和统计。</w:t></w:r></w:ins></w:p><w:p><w:pPr><w:pStyle w:val="Normal" /></w:pPr><w:ins w:id="1053" w:author="Codex" w:date="2026-07-01T12:27:46Z"><w:r><w:t d6p1:space="preserve" xmlns:d6p1="http://www.w3.org/XML/1998/namespace">  Step3_downstream_analysis/            多实验类型的下游空间共定位分析。</w:t></w:r></w:ins></w:p><w:p><w:pPr><w:pStyle w:val="Normal" /></w:pPr><w:ins w:id="1054" w:author="Codex" w:date="2026-07-01T12:27:46Z"><w:r><w:t d6p1:space="preserve" xmlns:d6p1="http://www.w3.org/XML/1998/namespace"></w:t></w:r></w:ins></w:p><w:p><w:pPr><w:pStyle w:val="Normal" /></w:pPr><w:ins w:id="1055" w:author="Codex" w:date="2026-07-01T12:27:46Z"><w:r><w:t d6p1:space="preserve" xmlns:d6p1="http://www.w3.org/XML/1998/namespace">建议运行顺序为：</w:t></w:r></w:ins></w:p><w:p><w:pPr><w:pStyle w:val="Normal" /></w:pPr><w:ins w:id="1056" w:author="Codex" w:date="2026-07-01T12:27:46Z"><w:r><w:t d6p1:space="preserve" xmlns:d6p1="http://www.w3.org/XML/1998/namespace">1. Step0：使用荧光微球数据生成和应用通道校正矩阵。</w:t></w:r></w:ins></w:p><w:p><w:pPr><w:pStyle w:val="Normal" /></w:pPr><w:ins w:id="1057" w:author="Codex" w:date="2026-07-01T12:27:46Z"><w:r><w:t d6p1:space="preserve" xmlns:d6p1="http://www.w3.org/XML/1998/namespace">2. Step1：根据自己的数据训练或测试 Noise2Void 模型，并导出 ONNX。</w:t></w:r></w:ins></w:p><w:p><w:pPr><w:pStyle w:val="Normal" /></w:pPr><w:ins w:id="1058" w:author="Codex" w:date="2026-07-01T12:27:46Z"><w:r><w:t d6p1:space="preserve" xmlns:d6p1="http://www.w3.org/XML/1998/namespace">3. Step2：对单通道或凝聚体时间序列做去噪、反卷积、HMRF 分割和时间统计。</w:t></w:r></w:ins></w:p><w:p><w:pPr><w:pStyle w:val="Normal" /></w:pPr><w:ins w:id="1059" w:author="Codex" w:date="2026-07-01T12:27:46Z"><w:r><w:t d6p1:space="preserve" xmlns:d6p1="http://www.w3.org/XML/1998/namespace">4. Step3：针对 RNA、DNA、Promoter、Enhancer/SCR 和凝聚体的具体实验设计运行下游脚本。</w:t></w:r></w:ins></w:p><w:p><w:pPr><w:pStyle w:val="Normal" /></w:pPr><w:ins w:id="1060" w:author="Codex" w:date="2026-07-01T12:27:46Z"><w:r><w:t d6p1:space="preserve" xmlns:d6p1="http://www.w3.org/XML/1998/namespace"></w:t></w:r></w:ins></w:p><w:p><w:pPr><w:pStyle w:val="Normal" /></w:pPr><w:ins w:id="1061" w:author="Codex" w:date="2026-07-01T12:27:46Z"><w:r><w:t d6p1:space="preserve" xmlns:d6p1="http://www.w3.org/XML/1998/namespace">运行 MATLAB 脚本前，建议先在 MATLAB 中执行：</w:t></w:r></w:ins></w:p><w:p><w:pPr><w:pStyle w:val="Normal" /></w:pPr><w:ins w:id="1062" w:author="Codex" w:date="2026-07-01T12:27:46Z"><w:r><w:t d6p1:space="preserve" xmlns:d6p1="http://www.w3.org/XML/1998/namespace">addpath(genpath('你的 Condensate-quant 根目录'));</w:t></w:r></w:ins></w:p><w:p><w:pPr><w:pStyle w:val="Normal" /></w:pPr><w:ins w:id="1063" w:author="Codex" w:date="2026-07-01T12:27:46Z"><w:r><w:t d6p1:space="preserve" xmlns:d6p1="http://www.w3.org/XML/1998/namespace">或者使用脚本内已有的 repo_root 和 addpath 逻辑。多个脚本已经自动添加 Function 目录，但如果路径结构被移动，仍需检查 repo_root 是否正确。</w:t></w:r></w:ins></w:p><w:p><w:pPr><w:pStyle w:val="Normal" /></w:pPr><w:ins w:id="1064" w:author="Codex" w:date="2026-07-01T12:27:46Z"><w:r><w:t d6p1:space="preserve" xmlns:d6p1="http://www.w3.org/XML/1998/namespace"></w:t></w:r></w:ins></w:p><w:p><w:pPr><w:pStyle w:val="Heading2" /></w:pPr><w:ins w:id="1065" w:author="Codex" w:date="2026-07-01T12:27:46Z"><w:r><w:t d6p1:space="preserve" xmlns:d6p1="http://www.w3.org/XML/1998/namespace">1.2 多通道图像像差校正</w:t></w:r></w:ins></w:p><w:p><w:pPr><w:pStyle w:val="Heading3" /></w:pPr><w:ins w:id="1066" w:author="Codex" w:date="2026-07-01T12:27:46Z"><w:r><w:t d6p1:space="preserve" xmlns:d6p1="http://www.w3.org/XML/1998/namespace">1.2.1 荧光微球玻片和采集</w:t></w:r></w:ins></w:p><w:p><w:pPr><w:pStyle w:val="Normal" /></w:pPr><w:ins w:id="1067" w:author="Codex" w:date="2026-07-01T12:27:46Z"><w:r><w:t d6p1:space="preserve" xmlns:d6p1="http://www.w3.org/XML/1998/namespace">图像色差校正基于 TetraSpeck 多色荧光微球完成。100 nm 微球适合估计 488/560/640 等通道之间的偏差；由于 405 通道信号可能较弱，405 通道校正可额外使用 500 nm 微球。</w:t></w:r></w:ins></w:p><w:p><w:pPr><w:pStyle w:val="Normal" /></w:pPr><w:ins w:id="1068" w:author="Codex" w:date="2026-07-01T12:27:46Z"><w:r><w:t d6p1:space="preserve" xmlns:d6p1="http://www.w3.org/XML/1998/namespace"></w:t></w:r></w:ins></w:p><w:p><w:pPr><w:pStyle w:val="Normal" /></w:pPr><w:ins w:id="1069" w:author="Codex" w:date="2026-07-01T12:27:46Z"><w:r><w:t d6p1:space="preserve" xmlns:d6p1="http://www.w3.org/XML/1998/namespace">推荐采集方式：</w:t></w:r></w:ins></w:p><w:p><w:pPr><w:pStyle w:val="Normal" /></w:pPr><w:ins w:id="1070" w:author="Codex" w:date="2026-07-01T12:27:46Z"><w:r><w:t d6p1:space="preserve" xmlns:d6p1="http://www.w3.org/XML/1998/namespace">1. 使用高质量 #1.5H 盖玻片。</w:t></w:r></w:ins></w:p><w:p><w:pPr><w:pStyle w:val="Normal" /></w:pPr><w:ins w:id="1071" w:author="Codex" w:date="2026-07-01T12:27:46Z"><w:r><w:t d6p1:space="preserve" xmlns:d6p1="http://www.w3.org/XML/1998/namespace">2. 稀释并充分超声、涡旋微球，避免聚集。</w:t></w:r></w:ins></w:p><w:p><w:pPr><w:pStyle w:val="Normal" /></w:pPr><w:ins w:id="1072" w:author="Codex" w:date="2026-07-01T12:27:46Z"><w:r><w:t d6p1:space="preserve" xmlns:d6p1="http://www.w3.org/XML/1998/namespace">3. 盖玻片中央滴加微球悬液，待水分挥发后封片。</w:t></w:r></w:ins></w:p><w:p><w:pPr><w:pStyle w:val="Normal" /></w:pPr><w:ins w:id="1073" w:author="Codex" w:date="2026-07-01T12:27:46Z"><w:r><w:t d6p1:space="preserve" xmlns:d6p1="http://www.w3.org/XML/1998/namespace">4. 采集 LiveSR 或 Confocal 多通道 z-stack。</w:t></w:r></w:ins></w:p><w:p><w:pPr><w:pStyle w:val="Normal" /></w:pPr><w:ins w:id="1074" w:author="Codex" w:date="2026-07-01T12:27:46Z"><w:r><w:t d6p1:space="preserve" xmlns:d6p1="http://www.w3.org/XML/1998/namespace">5. 推荐通道顺序为 640、560、488、405。</w:t></w:r></w:ins></w:p><w:p><w:pPr><w:pStyle w:val="Normal" /></w:pPr><w:ins w:id="1075" w:author="Codex" w:date="2026-07-01T12:27:46Z"><w:r><w:t d6p1:space="preserve" xmlns:d6p1="http://www.w3.org/XML/1998/namespace">6. z step 可设为 100 nm，覆盖约 2.8 um，实际层数和范围可根据系统和样品调整。</w:t></w:r></w:ins></w:p><w:p><w:pPr><w:pStyle w:val="Normal" /></w:pPr><w:ins w:id="1076" w:author="Codex" w:date="2026-07-01T12:27:46Z"><w:r><w:t d6p1:space="preserve" xmlns:d6p1="http://www.w3.org/XML/1998/namespace">7. 使用 Fiji TrackMate 的 LoG 检测对每个通道内微球中心做 3D 定位，并导出 CSV。</w:t></w:r></w:ins></w:p><w:p><w:pPr><w:pStyle w:val="Normal" /></w:pPr><w:ins w:id="1077" w:author="Codex" w:date="2026-07-01T12:27:46Z"><w:r><w:t d6p1:space="preserve" xmlns:d6p1="http://www.w3.org/XML/1998/namespace"></w:t></w:r></w:ins></w:p><w:p><w:pPr><w:pStyle w:val="Normal" /></w:pPr><w:ins w:id="1078" w:author="Codex" w:date="2026-07-01T12:27:46Z"><w:r><w:t d6p1:space="preserve" xmlns:d6p1="http://www.w3.org/XML/1998/namespace">每组校准数据通常包含：</w:t></w:r></w:ins></w:p><w:p><w:pPr><w:pStyle w:val="Normal" /></w:pPr><w:ins w:id="1079" w:author="Codex" w:date="2026-07-01T12:27:46Z"><w:r><w:t d6p1:space="preserve" xmlns:d6p1="http://www.w3.org/XML/1998/namespace">*_405channel.csv</w:t></w:r></w:ins></w:p><w:p><w:pPr><w:pStyle w:val="Normal" /></w:pPr><w:ins w:id="1080" w:author="Codex" w:date="2026-07-01T12:27:46Z"><w:r><w:t d6p1:space="preserve" xmlns:d6p1="http://www.w3.org/XML/1998/namespace">*_488channel.csv</w:t></w:r></w:ins></w:p><w:p><w:pPr><w:pStyle w:val="Normal" /></w:pPr><w:ins w:id="1081" w:author="Codex" w:date="2026-07-01T12:27:46Z"><w:r><w:t d6p1:space="preserve" xmlns:d6p1="http://www.w3.org/XML/1998/namespace">*_560channel.csv</w:t></w:r></w:ins></w:p><w:p><w:pPr><w:pStyle w:val="Normal" /></w:pPr><w:ins w:id="1082" w:author="Codex" w:date="2026-07-01T12:27:46Z"><w:r><w:t d6p1:space="preserve" xmlns:d6p1="http://www.w3.org/XML/1998/namespace">*_640channel.csv</w:t></w:r></w:ins></w:p><w:p><w:pPr><w:pStyle w:val="Normal" /></w:pPr><w:ins w:id="1083" w:author="Codex" w:date="2026-07-01T12:27:46Z"><w:r><w:t d6p1:space="preserve" xmlns:d6p1="http://www.w3.org/XML/1998/namespace"></w:t></w:r></w:ins></w:p><w:p><w:pPr><w:pStyle w:val="Normal" /></w:pPr><w:ins w:id="1084" w:author="Codex" w:date="2026-07-01T12:27:46Z"><w:r><w:t d6p1:space="preserve" xmlns:d6p1="http://www.w3.org/XML/1998/namespace">注意事项：</w:t></w:r></w:ins></w:p><w:p><w:pPr><w:pStyle w:val="Normal" /></w:pPr><w:ins w:id="1085" w:author="Codex" w:date="2026-07-01T12:27:46Z"><w:r><w:t d6p1:space="preserve" xmlns:d6p1="http://www.w3.org/XML/1998/namespace">1. 微球密度需要足够高，但应避免大量粘连。</w:t></w:r></w:ins></w:p><w:p><w:pPr><w:pStyle w:val="Normal" /></w:pPr><w:ins w:id="1086" w:author="Codex" w:date="2026-07-01T12:27:46Z"><w:r><w:t d6p1:space="preserve" xmlns:d6p1="http://www.w3.org/XML/1998/namespace">2. 定位时应剔除靠近边界、粘连、饱和或质量低的微球。</w:t></w:r></w:ins></w:p><w:p><w:pPr><w:pStyle w:val="Normal" /></w:pPr><w:ins w:id="1087" w:author="Codex" w:date="2026-07-01T12:27:46Z"><w:r><w:t d6p1:space="preserve" xmlns:d6p1="http://www.w3.org/XML/1998/namespace">3. 405 通道与其他通道在 z 方向可能存在明显 shift，后续校正后可能出现某些通道第一层或最后一层全黑。</w:t></w:r></w:ins></w:p><w:p><w:pPr><w:pStyle w:val="Normal" /></w:pPr><w:ins w:id="1088" w:author="Codex" w:date="2026-07-01T12:27:46Z"><w:r><w:t d6p1:space="preserve" xmlns:d6p1="http://www.w3.org/XML/1998/namespace"></w:t></w:r></w:ins></w:p><w:p><w:pPr><w:pStyle w:val="Heading3" /></w:pPr><w:ins w:id="1089" w:author="Codex" w:date="2026-07-01T12:27:46Z"><w:r><w:t d6p1:space="preserve" xmlns:d6p1="http://www.w3.org/XML/1998/namespace">1.2.2 生成通道变换矩阵</w:t></w:r></w:ins></w:p><w:p><w:pPr><w:pStyle w:val="Normal" /></w:pPr><w:ins w:id="1090" w:author="Codex" w:date="2026-07-01T12:27:46Z"><w:r><w:t d6p1:space="preserve" xmlns:d6p1="http://www.w3.org/XML/1998/namespace">主脚本：</w:t></w:r></w:ins></w:p><w:p><w:pPr><w:pStyle w:val="Normal" /></w:pPr><w:ins w:id="1091" w:author="Codex" w:date="2026-07-01T12:27:46Z"><w:r><w:t d6p1:space="preserve" xmlns:d6p1="http://www.w3.org/XML/1998/namespace">Step0_channel_alignment/script_get_transformation_matrix.m</w:t></w:r></w:ins></w:p><w:p><w:pPr><w:pStyle w:val="Normal" /></w:pPr><w:ins w:id="1092" w:author="Codex" w:date="2026-07-01T12:27:46Z"><w:r><w:t d6p1:space="preserve" xmlns:d6p1="http://www.w3.org/XML/1998/namespace"></w:t></w:r></w:ins></w:p><w:p><w:pPr><w:pStyle w:val="Normal" /></w:pPr><w:ins w:id="1093" w:author="Codex" w:date="2026-07-01T12:27:46Z"><w:r><w:t d6p1:space="preserve" xmlns:d6p1="http://www.w3.org/XML/1998/namespace">主要功能：</w:t></w:r></w:ins></w:p><w:p><w:pPr><w:pStyle w:val="Normal" /></w:pPr><w:ins w:id="1094" w:author="Codex" w:date="2026-07-01T12:27:46Z"><w:r><w:t d6p1:space="preserve" xmlns:d6p1="http://www.w3.org/XML/1998/namespace">1. 读取各通道 TrackMate 导出的 CSV 定位结果。</w:t></w:r></w:ins></w:p><w:p><w:pPr><w:pStyle w:val="Normal" /></w:pPr><w:ins w:id="1095" w:author="Codex" w:date="2026-07-01T12:27:46Z"><w:r><w:t d6p1:space="preserve" xmlns:d6p1="http://www.w3.org/XML/1998/namespace">2. 对不同通道间的 beads 坐标进行匹配。</w:t></w:r></w:ins></w:p><w:p><w:pPr><w:pStyle w:val="Normal" /></w:pPr><w:ins w:id="1096" w:author="Codex" w:date="2026-07-01T12:27:46Z"><w:r><w:t d6p1:space="preserve" xmlns:d6p1="http://www.w3.org/XML/1998/namespace">3. 使用 MATLAB 几何变换函数估计 2D 和 3D transformation。</w:t></w:r></w:ins></w:p><w:p><w:pPr><w:pStyle w:val="Normal" /></w:pPr><w:ins w:id="1097" w:author="Codex" w:date="2026-07-01T12:27:46Z"><w:r><w:t d6p1:space="preserve" xmlns:d6p1="http://www.w3.org/XML/1998/namespace">4. 输出 tform 文件，例如 tform_20260123.mat。</w:t></w:r></w:ins></w:p><w:p><w:pPr><w:pStyle w:val="Normal" /></w:pPr><w:ins w:id="1098" w:author="Codex" w:date="2026-07-01T12:27:46Z"><w:r><w:t d6p1:space="preserve" xmlns:d6p1="http://www.w3.org/XML/1998/namespace">5. 可视化校正前后通道间偏移。</w:t></w:r></w:ins></w:p><w:p><w:pPr><w:pStyle w:val="Normal" /></w:pPr><w:ins w:id="1099" w:author="Codex" w:date="2026-07-01T12:27:46Z"><w:r><w:t d6p1:space="preserve" xmlns:d6p1="http://www.w3.org/XML/1998/namespace"></w:t></w:r></w:ins></w:p><w:p><w:pPr><w:pStyle w:val="Normal" /></w:pPr><w:ins w:id="1100" w:author="Codex" w:date="2026-07-01T12:27:46Z"><w:r><w:t d6p1:space="preserve" xmlns:d6p1="http://www.w3.org/XML/1998/namespace">需要修改的内容：</w:t></w:r></w:ins></w:p><w:p><w:pPr><w:pStyle w:val="Normal" /></w:pPr><w:ins w:id="1101" w:author="Codex" w:date="2026-07-01T12:27:46Z"><w:r><w:t d6p1:space="preserve" xmlns:d6p1="http://www.w3.org/XML/1998/namespace">1. filename_list：指向自己的 beads 校准数据。</w:t></w:r></w:ins></w:p><w:p><w:pPr><w:pStyle w:val="Normal" /></w:pPr><w:ins w:id="1102" w:author="Codex" w:date="2026-07-01T12:27:46Z"><w:r><w:t d6p1:space="preserve" xmlns:d6p1="http://www.w3.org/XML/1998/namespace">2. 输入通道是否齐全。</w:t></w:r></w:ins></w:p><w:p><w:pPr><w:pStyle w:val="Normal" /></w:pPr><w:ins w:id="1103" w:author="Codex" w:date="2026-07-01T12:27:46Z"><w:r><w:t d6p1:space="preserve" xmlns:d6p1="http://www.w3.org/XML/1998/namespace">3. 若脚本中为了填充 z 范围而对 z 坐标加入随机扰动，需要根据实际采集范围确认是否保留。</w:t></w:r></w:ins></w:p><w:p><w:pPr><w:pStyle w:val="Normal" /></w:pPr><w:ins w:id="1104" w:author="Codex" w:date="2026-07-01T12:27:46Z"><w:r><w:t d6p1:space="preserve" xmlns:d6p1="http://www.w3.org/XML/1998/namespace"></w:t></w:r></w:ins></w:p><w:p><w:pPr><w:pStyle w:val="Heading3" /></w:pPr><w:ins w:id="1105" w:author="Codex" w:date="2026-07-01T12:27:46Z"><w:r><w:t d6p1:space="preserve" xmlns:d6p1="http://www.w3.org/XML/1998/namespace">1.2.3 应用通道校正</w:t></w:r></w:ins></w:p><w:p><w:pPr><w:pStyle w:val="Normal" /></w:pPr><w:ins w:id="1106" w:author="Codex" w:date="2026-07-01T12:27:46Z"><w:r><w:t d6p1:space="preserve" xmlns:d6p1="http://www.w3.org/XML/1998/namespace">主程序：</w:t></w:r></w:ins></w:p><w:p><w:pPr><w:pStyle w:val="Normal" /></w:pPr><w:ins w:id="1107" w:author="Codex" w:date="2026-07-01T12:27:46Z"><w:r><w:t d6p1:space="preserve" xmlns:d6p1="http://www.w3.org/XML/1998/namespace">Step0_channel_alignment/ImageRegistrator.mlapp</w:t></w:r></w:ins></w:p><w:p><w:pPr><w:pStyle w:val="Normal" /></w:pPr><w:ins w:id="1108" w:author="Codex" w:date="2026-07-01T12:27:46Z"><w:r><w:t d6p1:space="preserve" xmlns:d6p1="http://www.w3.org/XML/1998/namespace"></w:t></w:r></w:ins></w:p><w:p><w:pPr><w:pStyle w:val="Normal" /></w:pPr><w:ins w:id="1109" w:author="Codex" w:date="2026-07-01T12:27:46Z"><w:r><w:t d6p1:space="preserve" xmlns:d6p1="http://www.w3.org/XML/1998/namespace">使用方式：</w:t></w:r></w:ins></w:p><w:p><w:pPr><w:pStyle w:val="Normal" /></w:pPr><w:ins w:id="1110" w:author="Codex" w:date="2026-07-01T12:27:46Z"><w:r><w:t d6p1:space="preserve" xmlns:d6p1="http://www.w3.org/XML/1998/namespace">1. 打开 MATLAB App。</w:t></w:r></w:ins></w:p><w:p><w:pPr><w:pStyle w:val="Normal" /></w:pPr><w:ins w:id="1111" w:author="Codex" w:date="2026-07-01T12:27:46Z"><w:r><w:t d6p1:space="preserve" xmlns:d6p1="http://www.w3.org/XML/1998/namespace">2. 选择输入图像或输入文件夹。</w:t></w:r></w:ins></w:p><w:p><w:pPr><w:pStyle w:val="Normal" /></w:pPr><w:ins w:id="1112" w:author="Codex" w:date="2026-07-01T12:27:46Z"><w:r><w:t d6p1:space="preserve" xmlns:d6p1="http://www.w3.org/XML/1998/namespace">3. 选择输出目录。</w:t></w:r></w:ins></w:p><w:p><w:pPr><w:pStyle w:val="Normal" /></w:pPr><w:ins w:id="1113" w:author="Codex" w:date="2026-07-01T12:27:46Z"><w:r><w:t d6p1:space="preserve" xmlns:d6p1="http://www.w3.org/XML/1998/namespace">4. 选择 transformation matrix 文件。</w:t></w:r></w:ins></w:p><w:p><w:pPr><w:pStyle w:val="Normal" /></w:pPr><w:ins w:id="1114" w:author="Codex" w:date="2026-07-01T12:27:46Z"><w:r><w:t d6p1:space="preserve" xmlns:d6p1="http://www.w3.org/XML/1998/namespace">5. 选择成像模式，例如 Live-SR 或 Confocal。</w:t></w:r></w:ins></w:p><w:p><w:pPr><w:pStyle w:val="Normal" /></w:pPr><w:ins w:id="1115" w:author="Codex" w:date="2026-07-01T12:27:46Z"><w:r><w:t d6p1:space="preserve" xmlns:d6p1="http://www.w3.org/XML/1998/namespace">6. 导出校正后的 OME-TIFF。</w:t></w:r></w:ins></w:p><w:p><w:pPr><w:pStyle w:val="Normal" /></w:pPr><w:ins w:id="1116" w:author="Codex" w:date="2026-07-01T12:27:46Z"><w:r><w:t d6p1:space="preserve" xmlns:d6p1="http://www.w3.org/XML/1998/namespace"></w:t></w:r></w:ins></w:p><w:p><w:pPr><w:pStyle w:val="Normal" /></w:pPr><w:ins w:id="1117" w:author="Codex" w:date="2026-07-01T12:27:46Z"><w:r><w:t d6p1:space="preserve" xmlns:d6p1="http://www.w3.org/XML/1998/namespace">当前说明中需要特别强调：</w:t></w:r></w:ins></w:p><w:p><w:pPr><w:pStyle w:val="Normal" /></w:pPr><w:ins w:id="1118" w:author="Codex" w:date="2026-07-01T12:27:46Z"><w:r><w:t d6p1:space="preserve" xmlns:d6p1="http://www.w3.org/XML/1998/namespace">1. 如果图像包含 405/488/560/640 多通道，通常会将所有通道向 488 nm 参考通道校正。</w:t></w:r></w:ins></w:p><w:p><w:pPr><w:pStyle w:val="Normal" /></w:pPr><w:ins w:id="1119" w:author="Codex" w:date="2026-07-01T12:27:46Z"><w:r><w:t d6p1:space="preserve" xmlns:d6p1="http://www.w3.org/XML/1998/namespace">2. 如果只有 560 和 640 两个通道，通常将 640 通道向 560 通道校正。</w:t></w:r></w:ins></w:p><w:p><w:pPr><w:pStyle w:val="Normal" /></w:pPr><w:ins w:id="1120" w:author="Codex" w:date="2026-07-01T12:27:46Z"><w:r><w:t d6p1:space="preserve" xmlns:d6p1="http://www.w3.org/XML/1998/namespace">3. MATLAB 导出的 OME-TIFF 建议用 Bio-Formats 在 Fiji 中打开。</w:t></w:r></w:ins></w:p><w:p><w:pPr><w:pStyle w:val="Normal" /></w:pPr><w:ins w:id="1121" w:author="Codex" w:date="2026-07-01T12:27:46Z"><w:r><w:t d6p1:space="preserve" xmlns:d6p1="http://www.w3.org/XML/1998/namespace">4. 如果后续 MATLAB 脚本无法正确读取 OME-TIFF，可先用 Fiji 宏批量另存为标准 stack，但要确认通道、z 和 time 的维度没有被打乱。</w:t></w:r></w:ins></w:p><w:p><w:pPr><w:pStyle w:val="Normal" /></w:pPr><w:ins w:id="1122" w:author="Codex" w:date="2026-07-01T12:27:46Z"><w:r><w:t d6p1:space="preserve" xmlns:d6p1="http://www.w3.org/XML/1998/namespace"></w:t></w:r></w:ins></w:p><w:p><w:pPr><w:pStyle w:val="Heading2" /></w:pPr><w:ins w:id="1123" w:author="Codex" w:date="2026-07-01T12:27:46Z"><w:r><w:t d6p1:space="preserve" xmlns:d6p1="http://www.w3.org/XML/1998/namespace">1.3 Noise2Void 去噪模型训练与测试</w:t></w:r></w:ins></w:p><w:p><w:pPr><w:pStyle w:val="Heading3" /></w:pPr><w:ins w:id="1124" w:author="Codex" w:date="2026-07-01T12:27:46Z"><w:r><w:t d6p1:space="preserve" xmlns:d6p1="http://www.w3.org/XML/1998/namespace">1.3.1 Python 环境</w:t></w:r></w:ins></w:p><w:p><w:pPr><w:pStyle w:val="Normal" /></w:pPr><w:ins w:id="1125" w:author="Codex" w:date="2026-07-01T12:27:46Z"><w:r><w:t d6p1:space="preserve" xmlns:d6p1="http://www.w3.org/XML/1998/namespace">主目录：</w:t></w:r></w:ins></w:p><w:p><w:pPr><w:pStyle w:val="Normal" /></w:pPr><w:ins w:id="1126" w:author="Codex" w:date="2026-07-01T12:27:46Z"><w:r><w:t d6p1:space="preserve" xmlns:d6p1="http://www.w3.org/XML/1998/namespace">Step1_pytorch-noise2void/</w:t></w:r></w:ins></w:p><w:p><w:pPr><w:pStyle w:val="Normal" /></w:pPr><w:ins w:id="1127" w:author="Codex" w:date="2026-07-01T12:27:46Z"><w:r><w:t d6p1:space="preserve" xmlns:d6p1="http://www.w3.org/XML/1998/namespace"></w:t></w:r></w:ins></w:p><w:p><w:pPr><w:pStyle w:val="Normal" /></w:pPr><w:ins w:id="1128" w:author="Codex" w:date="2026-07-01T12:27:46Z"><w:r><w:t d6p1:space="preserve" xmlns:d6p1="http://www.w3.org/XML/1998/namespace">主要文件：</w:t></w:r></w:ins></w:p><w:p><w:pPr><w:pStyle w:val="Normal" /></w:pPr><w:ins w:id="1129" w:author="Codex" w:date="2026-07-01T12:27:46Z"><w:r><w:t d6p1:space="preserve" xmlns:d6p1="http://www.w3.org/XML/1998/namespace">train_pipeline.py</w:t></w:r></w:ins></w:p><w:p><w:pPr><w:pStyle w:val="Normal" /></w:pPr><w:ins w:id="1130" w:author="Codex" w:date="2026-07-01T12:27:46Z"><w:r><w:t d6p1:space="preserve" xmlns:d6p1="http://www.w3.org/XML/1998/namespace">test_pipeline.py</w:t></w:r></w:ins></w:p><w:p><w:pPr><w:pStyle w:val="Normal" /></w:pPr><w:ins w:id="1131" w:author="Codex" w:date="2026-07-01T12:27:46Z"><w:r><w:t d6p1:space="preserve" xmlns:d6p1="http://www.w3.org/XML/1998/namespace">requirements.txt</w:t></w:r></w:ins></w:p><w:p><w:pPr><w:pStyle w:val="Normal" /></w:pPr><w:ins w:id="1132" w:author="Codex" w:date="2026-07-01T12:27:46Z"><w:r><w:t d6p1:space="preserve" xmlns:d6p1="http://www.w3.org/XML/1998/namespace">noise2void/</w:t></w:r></w:ins></w:p><w:p><w:pPr><w:pStyle w:val="Normal" /></w:pPr><w:ins w:id="1133" w:author="Codex" w:date="2026-07-01T12:27:46Z"><w:r><w:t d6p1:space="preserve" xmlns:d6p1="http://www.w3.org/XML/1998/namespace">pth/</w:t></w:r></w:ins></w:p><w:p><w:pPr><w:pStyle w:val="Normal" /></w:pPr><w:ins w:id="1134" w:author="Codex" w:date="2026-07-01T12:27:46Z"><w:r><w:t d6p1:space="preserve" xmlns:d6p1="http://www.w3.org/XML/1998/namespace">onnx/</w:t></w:r></w:ins></w:p><w:p><w:pPr><w:pStyle w:val="Normal" /></w:pPr><w:ins w:id="1135" w:author="Codex" w:date="2026-07-01T12:27:46Z"><w:r><w:t d6p1:space="preserve" xmlns:d6p1="http://www.w3.org/XML/1998/namespace"></w:t></w:r></w:ins></w:p><w:p><w:pPr><w:pStyle w:val="Normal" /></w:pPr><w:ins w:id="1136" w:author="Codex" w:date="2026-07-01T12:27:46Z"><w:r><w:t d6p1:space="preserve" xmlns:d6p1="http://www.w3.org/XML/1998/namespace">建议环境：</w:t></w:r></w:ins></w:p><w:p><w:pPr><w:pStyle w:val="Normal" /></w:pPr><w:ins w:id="1137" w:author="Codex" w:date="2026-07-01T12:27:46Z"><w:r><w:t d6p1:space="preserve" xmlns:d6p1="http://www.w3.org/XML/1998/namespace">conda create -n n2v python=3.10 -y</w:t></w:r></w:ins></w:p><w:p><w:pPr><w:pStyle w:val="Normal" /></w:pPr><w:ins w:id="1138" w:author="Codex" w:date="2026-07-01T12:27:46Z"><w:r><w:t d6p1:space="preserve" xmlns:d6p1="http://www.w3.org/XML/1998/namespace">conda activate n2v</w:t></w:r></w:ins></w:p><w:p><w:pPr><w:pStyle w:val="Normal" /></w:pPr><w:ins w:id="1139" w:author="Codex" w:date="2026-07-01T12:27:46Z"><w:r><w:t d6p1:space="preserve" xmlns:d6p1="http://www.w3.org/XML/1998/namespace">pip install -r requirements.txt</w:t></w:r></w:ins></w:p><w:p><w:pPr><w:pStyle w:val="Normal" /></w:pPr><w:ins w:id="1140" w:author="Codex" w:date="2026-07-01T12:27:46Z"><w:r><w:t d6p1:space="preserve" xmlns:d6p1="http://www.w3.org/XML/1998/namespace"></w:t></w:r></w:ins></w:p><w:p><w:pPr><w:pStyle w:val="Normal" /></w:pPr><w:ins w:id="1141" w:author="Codex" w:date="2026-07-01T12:27:46Z"><w:r><w:t d6p1:space="preserve" xmlns:d6p1="http://www.w3.org/XML/1998/namespace">Windows 注意事项：</w:t></w:r></w:ins></w:p><w:p><w:pPr><w:pStyle w:val="Normal" /></w:pPr><w:ins w:id="1142" w:author="Codex" w:date="2026-07-01T12:27:46Z"><w:r><w:t d6p1:space="preserve" xmlns:d6p1="http://www.w3.org/XML/1998/namespace">1. train_pipeline.py 和 test_pipeline.py 中的 num_workers 默认是 4。</w:t></w:r></w:ins></w:p><w:p><w:pPr><w:pStyle w:val="Normal" /></w:pPr><w:ins w:id="1143" w:author="Codex" w:date="2026-07-01T12:27:46Z"><w:r><w:t d6p1:space="preserve" xmlns:d6p1="http://www.w3.org/XML/1998/namespace">2. 如果在 Windows 运行 DataLoader 出现 multiprocessing 问题，请把 num_workers 改为 0。</w:t></w:r></w:ins></w:p><w:p><w:pPr><w:pStyle w:val="Normal" /></w:pPr><w:ins w:id="1144" w:author="Codex" w:date="2026-07-01T12:27:46Z"><w:r><w:t d6p1:space="preserve" xmlns:d6p1="http://www.w3.org/XML/1998/namespace">3. GPU 参数通过 GPU = '0' 指定，若使用多卡可写成 '0,1' 等；实际是否支持取决于本机 CUDA/PyTorch 环境。</w:t></w:r></w:ins></w:p><w:p><w:pPr><w:pStyle w:val="Normal" /></w:pPr><w:ins w:id="1145" w:author="Codex" w:date="2026-07-01T12:27:46Z"><w:r><w:t d6p1:space="preserve" xmlns:d6p1="http://www.w3.org/XML/1998/namespace"></w:t></w:r></w:ins></w:p><w:p><w:pPr><w:pStyle w:val="Heading3" /></w:pPr><w:ins w:id="1146" w:author="Codex" w:date="2026-07-01T12:27:46Z"><w:r><w:t d6p1:space="preserve" xmlns:d6p1="http://www.w3.org/XML/1998/namespace">1.3.2 训练脚本 train_pipeline.py</w:t></w:r></w:ins></w:p><w:p><w:pPr><w:pStyle w:val="Normal" /></w:pPr><w:ins w:id="1147" w:author="Codex" w:date="2026-07-01T12:27:46Z"><w:r><w:t d6p1:space="preserve" xmlns:d6p1="http://www.w3.org/XML/1998/namespace">当前默认参数包括：</w:t></w:r></w:ins></w:p><w:p><w:pPr><w:pStyle w:val="Normal" /></w:pPr><w:ins w:id="1148" w:author="Codex" w:date="2026-07-01T12:27:46Z"><w:r><w:t d6p1:space="preserve" xmlns:d6p1="http://www.w3.org/XML/1998/namespace">datasets_path = '/mnt/data1/WangBo-DataCenter/ImageData/20250211_OCT4_BRD4-Halo_liveSR/OCT4_BRD4_liveSR/'</w:t></w:r></w:ins></w:p><w:p><w:pPr><w:pStyle w:val="Normal" /></w:pPr><w:ins w:id="1149" w:author="Codex" w:date="2026-07-01T12:27:46Z"><w:r><w:t d6p1:space="preserve" xmlns:d6p1="http://www.w3.org/XML/1998/namespace">n_epochs = 10</w:t></w:r></w:ins></w:p><w:p><w:pPr><w:pStyle w:val="Normal" /></w:pPr><w:ins w:id="1150" w:author="Codex" w:date="2026-07-01T12:27:46Z"><w:r><w:t d6p1:space="preserve" xmlns:d6p1="http://www.w3.org/XML/1998/namespace">GPU = '0'</w:t></w:r></w:ins></w:p><w:p><w:pPr><w:pStyle w:val="Normal" /></w:pPr><w:ins w:id="1151" w:author="Codex" w:date="2026-07-01T12:27:46Z"><w:r><w:t d6p1:space="preserve" xmlns:d6p1="http://www.w3.org/XML/1998/namespace">train_datasets_size = 1000</w:t></w:r></w:ins></w:p><w:p><w:pPr><w:pStyle w:val="Normal" /></w:pPr><w:ins w:id="1152" w:author="Codex" w:date="2026-07-01T12:27:46Z"><w:r><w:t d6p1:space="preserve" xmlns:d6p1="http://www.w3.org/XML/1998/namespace">patch_xy = 128</w:t></w:r></w:ins></w:p><w:p><w:pPr><w:pStyle w:val="Normal" /></w:pPr><w:ins w:id="1153" w:author="Codex" w:date="2026-07-01T12:27:46Z"><w:r><w:t d6p1:space="preserve" xmlns:d6p1="http://www.w3.org/XML/1998/namespace">patch_t = 8</w:t></w:r></w:ins></w:p><w:p><w:pPr><w:pStyle w:val="Normal" /></w:pPr><w:ins w:id="1154" w:author="Codex" w:date="2026-07-01T12:27:46Z"><w:r><w:t d6p1:space="preserve" xmlns:d6p1="http://www.w3.org/XML/1998/namespace">overlap_factor = 0.25</w:t></w:r></w:ins></w:p><w:p><w:pPr><w:pStyle w:val="Normal" /></w:pPr><w:ins w:id="1155" w:author="Codex" w:date="2026-07-01T12:27:46Z"><w:r><w:t d6p1:space="preserve" xmlns:d6p1="http://www.w3.org/XML/1998/namespace">pth_dir = './pth'</w:t></w:r></w:ins></w:p><w:p><w:pPr><w:pStyle w:val="Normal" /></w:pPr><w:ins w:id="1156" w:author="Codex" w:date="2026-07-01T12:27:46Z"><w:r><w:t d6p1:space="preserve" xmlns:d6p1="http://www.w3.org/XML/1998/namespace">num_workers = 4</w:t></w:r></w:ins></w:p><w:p><w:pPr><w:pStyle w:val="Normal" /></w:pPr><w:ins w:id="1157" w:author="Codex" w:date="2026-07-01T12:27:46Z"><w:r><w:t d6p1:space="preserve" xmlns:d6p1="http://www.w3.org/XML/1998/namespace">masking_ratio = 0.2</w:t></w:r></w:ins></w:p><w:p><w:pPr><w:pStyle w:val="Normal" /></w:pPr><w:ins w:id="1158" w:author="Codex" w:date="2026-07-01T12:27:46Z"><w:r><w:t d6p1:space="preserve" xmlns:d6p1="http://www.w3.org/XML/1998/namespace">neighbor_radius_xy = 3</w:t></w:r></w:ins></w:p><w:p><w:pPr><w:pStyle w:val="Normal" /></w:pPr><w:ins w:id="1159" w:author="Codex" w:date="2026-07-01T12:27:46Z"><w:r><w:t d6p1:space="preserve" xmlns:d6p1="http://www.w3.org/XML/1998/namespace">neighbor_radius_t = 0</w:t></w:r></w:ins></w:p><w:p><w:pPr><w:pStyle w:val="Normal" /></w:pPr><w:ins w:id="1160" w:author="Codex" w:date="2026-07-01T12:27:46Z"><w:r><w:t d6p1:space="preserve" xmlns:d6p1="http://www.w3.org/XML/1998/namespace">lr = 0.00005</w:t></w:r></w:ins></w:p><w:p><w:pPr><w:pStyle w:val="Normal" /></w:pPr><w:ins w:id="1161" w:author="Codex" w:date="2026-07-01T12:27:46Z"><w:r><w:t d6p1:space="preserve" xmlns:d6p1="http://www.w3.org/XML/1998/namespace">fmap = 16</w:t></w:r></w:ins></w:p><w:p><w:pPr><w:pStyle w:val="Normal" /></w:pPr><w:ins w:id="1162" w:author="Codex" w:date="2026-07-01T12:27:46Z"><w:r><w:t d6p1:space="preserve" xmlns:d6p1="http://www.w3.org/XML/1998/namespace"></w:t></w:r></w:ins></w:p><w:p><w:pPr><w:pStyle w:val="Normal" /></w:pPr><w:ins w:id="1163" w:author="Codex" w:date="2026-07-01T12:27:46Z"><w:r><w:t d6p1:space="preserve" xmlns:d6p1="http://www.w3.org/XML/1998/namespace">运行前必须修改：</w:t></w:r></w:ins></w:p><w:p><w:pPr><w:pStyle w:val="Normal" /></w:pPr><w:ins w:id="1164" w:author="Codex" w:date="2026-07-01T12:27:46Z"><w:r><w:t d6p1:space="preserve" xmlns:d6p1="http://www.w3.org/XML/1998/namespace">1. datasets_path：训练 TIFF 所在文件夹。</w:t></w:r></w:ins></w:p><w:p><w:pPr><w:pStyle w:val="Normal" /></w:pPr><w:ins w:id="1165" w:author="Codex" w:date="2026-07-01T12:27:46Z"><w:r><w:t d6p1:space="preserve" xmlns:d6p1="http://www.w3.org/XML/1998/namespace">2. GPU：本机 GPU 编号。</w:t></w:r></w:ins></w:p><w:p><w:pPr><w:pStyle w:val="Normal" /></w:pPr><w:ins w:id="1166" w:author="Codex" w:date="2026-07-01T12:27:46Z"><w:r><w:t d6p1:space="preserve" xmlns:d6p1="http://www.w3.org/XML/1998/namespace">3. num_workers：Windows 建议改为 0。</w:t></w:r></w:ins></w:p><w:p><w:pPr><w:pStyle w:val="Normal" /></w:pPr><w:ins w:id="1167" w:author="Codex" w:date="2026-07-01T12:27:46Z"><w:r><w:t d6p1:space="preserve" xmlns:d6p1="http://www.w3.org/XML/1998/namespace">4. patch_xy 和 patch_t：必须与后续 MATLAB 推理使用的 ONNX 输入尺寸一致。</w:t></w:r></w:ins></w:p><w:p><w:pPr><w:pStyle w:val="Normal" /></w:pPr><w:ins w:id="1168" w:author="Codex" w:date="2026-07-01T12:27:46Z"><w:r><w:t d6p1:space="preserve" xmlns:d6p1="http://www.w3.org/XML/1998/namespace">5. train_datasets_size 和 n_epochs：根据训练数据量和显存调整。</w:t></w:r></w:ins></w:p><w:p><w:pPr><w:pStyle w:val="Normal" /></w:pPr><w:ins w:id="1169" w:author="Codex" w:date="2026-07-01T12:27:46Z"><w:r><w:t d6p1:space="preserve" xmlns:d6p1="http://www.w3.org/XML/1998/namespace"></w:t></w:r></w:ins></w:p><w:p><w:pPr><w:pStyle w:val="Normal" /></w:pPr><w:ins w:id="1170" w:author="Codex" w:date="2026-07-01T12:27:46Z"><w:r><w:t d6p1:space="preserve" xmlns:d6p1="http://www.w3.org/XML/1998/namespace">训练结果：</w:t></w:r></w:ins></w:p><w:p><w:pPr><w:pStyle w:val="Normal" /></w:pPr><w:ins w:id="1171" w:author="Codex" w:date="2026-07-01T12:27:46Z"><w:r><w:t d6p1:space="preserve" xmlns:d6p1="http://www.w3.org/XML/1998/namespace">1. pth/ 下保存 PyTorch checkpoint 和训练可视化结果。</w:t></w:r></w:ins></w:p><w:p><w:pPr><w:pStyle w:val="Normal" /></w:pPr><w:ins w:id="1172" w:author="Codex" w:date="2026-07-01T12:27:46Z"><w:r><w:t d6p1:space="preserve" xmlns:d6p1="http://www.w3.org/XML/1998/namespace">2. onnx/ 下保存导出的 ONNX 模型。</w:t></w:r></w:ins></w:p><w:p><w:pPr><w:pStyle w:val="Normal" /></w:pPr><w:ins w:id="1173" w:author="Codex" w:date="2026-07-01T12:27:46Z"><w:r><w:t d6p1:space="preserve" xmlns:d6p1="http://www.w3.org/XML/1998/namespace">3. 训练完成后，需要记录模型文件名和训练数据来源，便于后续 MATLAB 脚本选择正确模型。</w:t></w:r></w:ins></w:p><w:p><w:pPr><w:pStyle w:val="Normal" /></w:pPr><w:ins w:id="1174" w:author="Codex" w:date="2026-07-01T12:27:46Z"><w:r><w:t d6p1:space="preserve" xmlns:d6p1="http://www.w3.org/XML/1998/namespace"></w:t></w:r></w:ins></w:p><w:p><w:pPr><w:pStyle w:val="Heading3" /></w:pPr><w:ins w:id="1175" w:author="Codex" w:date="2026-07-01T12:27:46Z"><w:r><w:t d6p1:space="preserve" xmlns:d6p1="http://www.w3.org/XML/1998/namespace">1.3.3 测试脚本 test_pipeline.py</w:t></w:r></w:ins></w:p><w:p><w:pPr><w:pStyle w:val="Normal" /></w:pPr><w:ins w:id="1176" w:author="Codex" w:date="2026-07-01T12:27:46Z"><w:r><w:t d6p1:space="preserve" xmlns:d6p1="http://www.w3.org/XML/1998/namespace">当前默认参数包括：</w:t></w:r></w:ins></w:p><w:p><w:pPr><w:pStyle w:val="Normal" /></w:pPr><w:ins w:id="1177" w:author="Codex" w:date="2026-07-01T12:27:46Z"><w:r><w:t d6p1:space="preserve" xmlns:d6p1="http://www.w3.org/XML/1998/namespace">datasets_path = '/mnt/data1/WangBo-DataCenter/ImageData/20250211_OCT4_BRD4-Halo_liveSR/OCT4_BRD4_liveSR/'</w:t></w:r></w:ins></w:p><w:p><w:pPr><w:pStyle w:val="Normal" /></w:pPr><w:ins w:id="1178" w:author="Codex" w:date="2026-07-01T12:27:46Z"><w:r><w:t d6p1:space="preserve" xmlns:d6p1="http://www.w3.org/XML/1998/namespace">denoise_model = 'OCT4_BRD4_liveSR_202508141924'</w:t></w:r></w:ins></w:p><w:p><w:pPr><w:pStyle w:val="Normal" /></w:pPr><w:ins w:id="1179" w:author="Codex" w:date="2026-07-01T12:27:46Z"><w:r><w:t d6p1:space="preserve" xmlns:d6p1="http://www.w3.org/XML/1998/namespace">output_dir = 同一数据目录</w:t></w:r></w:ins></w:p><w:p><w:pPr><w:pStyle w:val="Normal" /></w:pPr><w:ins w:id="1180" w:author="Codex" w:date="2026-07-01T12:27:46Z"><w:r><w:t d6p1:space="preserve" xmlns:d6p1="http://www.w3.org/XML/1998/namespace">test_datasize = 100000</w:t></w:r></w:ins></w:p><w:p><w:pPr><w:pStyle w:val="Normal" /></w:pPr><w:ins w:id="1181" w:author="Codex" w:date="2026-07-01T12:27:46Z"><w:r><w:t d6p1:space="preserve" xmlns:d6p1="http://www.w3.org/XML/1998/namespace">GPU = '0'</w:t></w:r></w:ins></w:p><w:p><w:pPr><w:pStyle w:val="Normal" /></w:pPr><w:ins w:id="1182" w:author="Codex" w:date="2026-07-01T12:27:46Z"><w:r><w:t d6p1:space="preserve" xmlns:d6p1="http://www.w3.org/XML/1998/namespace">patch_xy = 128</w:t></w:r></w:ins></w:p><w:p><w:pPr><w:pStyle w:val="Normal" /></w:pPr><w:ins w:id="1183" w:author="Codex" w:date="2026-07-01T12:27:46Z"><w:r><w:t d6p1:space="preserve" xmlns:d6p1="http://www.w3.org/XML/1998/namespace">patch_t = 8</w:t></w:r></w:ins></w:p><w:p><w:pPr><w:pStyle w:val="Normal" /></w:pPr><w:ins w:id="1184" w:author="Codex" w:date="2026-07-01T12:27:46Z"><w:r><w:t d6p1:space="preserve" xmlns:d6p1="http://www.w3.org/XML/1998/namespace">overlap_factor = 0.25</w:t></w:r></w:ins></w:p><w:p><w:pPr><w:pStyle w:val="Normal" /></w:pPr><w:ins w:id="1185" w:author="Codex" w:date="2026-07-01T12:27:46Z"><w:r><w:t d6p1:space="preserve" xmlns:d6p1="http://www.w3.org/XML/1998/namespace">masking_ratio = 0.2</w:t></w:r></w:ins></w:p><w:p><w:pPr><w:pStyle w:val="Normal" /></w:pPr><w:ins w:id="1186" w:author="Codex" w:date="2026-07-01T12:27:46Z"><w:r><w:t d6p1:space="preserve" xmlns:d6p1="http://www.w3.org/XML/1998/namespace">neighbor_radius_xy = 3</w:t></w:r></w:ins></w:p><w:p><w:pPr><w:pStyle w:val="Normal" /></w:pPr><w:ins w:id="1187" w:author="Codex" w:date="2026-07-01T12:27:46Z"><w:r><w:t d6p1:space="preserve" xmlns:d6p1="http://www.w3.org/XML/1998/namespace">neighbor_radius_t = 0</w:t></w:r></w:ins></w:p><w:p><w:pPr><w:pStyle w:val="Normal" /></w:pPr><w:ins w:id="1188" w:author="Codex" w:date="2026-07-01T12:27:46Z"><w:r><w:t d6p1:space="preserve" xmlns:d6p1="http://www.w3.org/XML/1998/namespace">num_workers = 4</w:t></w:r></w:ins></w:p><w:p><w:pPr><w:pStyle w:val="Normal" /></w:pPr><w:ins w:id="1189" w:author="Codex" w:date="2026-07-01T12:27:46Z"><w:r><w:t d6p1:space="preserve" xmlns:d6p1="http://www.w3.org/XML/1998/namespace"></w:t></w:r></w:ins></w:p><w:p><w:pPr><w:pStyle w:val="Normal" /></w:pPr><w:ins w:id="1190" w:author="Codex" w:date="2026-07-01T12:27:46Z"><w:r><w:t d6p1:space="preserve" xmlns:d6p1="http://www.w3.org/XML/1998/namespace">运行前必须修改：</w:t></w:r></w:ins></w:p><w:p><w:pPr><w:pStyle w:val="Normal" /></w:pPr><w:ins w:id="1191" w:author="Codex" w:date="2026-07-01T12:27:46Z"><w:r><w:t d6p1:space="preserve" xmlns:d6p1="http://www.w3.org/XML/1998/namespace">1. datasets_path：待推理图像所在文件夹。</w:t></w:r></w:ins></w:p><w:p><w:pPr><w:pStyle w:val="Normal" /></w:pPr><w:ins w:id="1192" w:author="Codex" w:date="2026-07-01T12:27:46Z"><w:r><w:t d6p1:space="preserve" xmlns:d6p1="http://www.w3.org/XML/1998/namespace">2. denoise_model：pth/ 下的模型文件夹名。</w:t></w:r></w:ins></w:p><w:p><w:pPr><w:pStyle w:val="Normal" /></w:pPr><w:ins w:id="1193" w:author="Codex" w:date="2026-07-01T12:27:46Z"><w:r><w:t d6p1:space="preserve" xmlns:d6p1="http://www.w3.org/XML/1998/namespace">3. output_dir：去噪结果输出目录。</w:t></w:r></w:ins></w:p><w:p><w:pPr><w:pStyle w:val="Normal" /></w:pPr><w:ins w:id="1194" w:author="Codex" w:date="2026-07-01T12:27:46Z"><w:r><w:t d6p1:space="preserve" xmlns:d6p1="http://www.w3.org/XML/1998/namespace">4. patch_xy、patch_t：应与训练模型一致。</w:t></w:r></w:ins></w:p><w:p><w:pPr><w:pStyle w:val="Normal" /></w:pPr><w:ins w:id="1195" w:author="Codex" w:date="2026-07-01T12:27:46Z"><w:r><w:t d6p1:space="preserve" xmlns:d6p1="http://www.w3.org/XML/1998/namespace"></w:t></w:r></w:ins></w:p><w:p><w:pPr><w:pStyle w:val="Heading3" /></w:pPr><w:ins w:id="1196" w:author="Codex" w:date="2026-07-01T12:27:46Z"><w:r><w:t d6p1:space="preserve" xmlns:d6p1="http://www.w3.org/XML/1998/namespace">1.3.4 MATLAB ONNX 推理相关说明</w:t></w:r></w:ins></w:p><w:p><w:pPr><w:pStyle w:val="Normal" /></w:pPr><w:ins w:id="1197" w:author="Codex" w:date="2026-07-01T12:27:46Z"><w:r><w:t d6p1:space="preserve" xmlns:d6p1="http://www.w3.org/XML/1998/namespace">Step2 和 Step3 的 MATLAB 脚本都使用 importNetworkFromONNX 读取 ONNX 模型，并从 net.Layers(1).InputSize 中自动读取 patch_t、patch_h、patch_w。</w:t></w:r></w:ins></w:p><w:p><w:pPr><w:pStyle w:val="Normal" /></w:pPr><w:ins w:id="1198" w:author="Codex" w:date="2026-07-01T12:27:46Z"><w:r><w:t d6p1:space="preserve" xmlns:d6p1="http://www.w3.org/XML/1998/namespace"></w:t></w:r></w:ins></w:p><w:p><w:pPr><w:pStyle w:val="Normal" /></w:pPr><w:ins w:id="1199" w:author="Codex" w:date="2026-07-01T12:27:46Z"><w:r><w:t d6p1:space="preserve" xmlns:d6p1="http://www.w3.org/XML/1998/namespace">当前仓库常用 ONNX 模型：</w:t></w:r></w:ins></w:p><w:p><w:pPr><w:pStyle w:val="Normal" /></w:pPr><w:ins w:id="1200" w:author="Codex" w:date="2026-07-01T12:27:46Z"><w:r><w:t d6p1:space="preserve" xmlns:d6p1="http://www.w3.org/XML/1998/namespace">onnx/N2V_3D_OCT4_BRD4_liveSR_125_8_E10_xy3z0.onnx</w:t></w:r></w:ins></w:p><w:p><w:pPr><w:pStyle w:val="Normal" /></w:pPr><w:ins w:id="1201" w:author="Codex" w:date="2026-07-01T12:27:46Z"><w:r><w:t d6p1:space="preserve" xmlns:d6p1="http://www.w3.org/XML/1998/namespace">onnx/N2V_2D_OCT4_BRD4_liveSR_125_1_E10_xy3z0.onnx</w:t></w:r></w:ins></w:p><w:p><w:pPr><w:pStyle w:val="Normal" /></w:pPr><w:ins w:id="1202" w:author="Codex" w:date="2026-07-01T12:27:46Z"><w:r><w:t d6p1:space="preserve" xmlns:d6p1="http://www.w3.org/XML/1998/namespace">Step1_pytorch-noise2void/onnx/OCT4_BRD4_liveSR_202508141924/E_10_Iter_0869_Patch_125_125_8.onnx</w:t></w:r></w:ins></w:p><w:p><w:pPr><w:pStyle w:val="Normal" /></w:pPr><w:ins w:id="1203" w:author="Codex" w:date="2026-07-01T12:27:46Z"><w:r><w:t d6p1:space="preserve" xmlns:d6p1="http://www.w3.org/XML/1998/namespace"></w:t></w:r></w:ins></w:p><w:p><w:pPr><w:pStyle w:val="Normal" /></w:pPr><w:ins w:id="1204" w:author="Codex" w:date="2026-07-01T12:27:46Z"><w:r><w:t d6p1:space="preserve" xmlns:d6p1="http://www.w3.org/XML/1998/namespace">注意：</w:t></w:r></w:ins></w:p><w:p><w:pPr><w:pStyle w:val="Normal" /></w:pPr><w:ins w:id="1205" w:author="Codex" w:date="2026-07-01T12:27:46Z"><w:r><w:t d6p1:space="preserve" xmlns:d6p1="http://www.w3.org/XML/1998/namespace">1. Step2 时间序列脚本默认使用 3D N2V 模型。</w:t></w:r></w:ins></w:p><w:p><w:pPr><w:pStyle w:val="Normal" /></w:pPr><w:ins w:id="1206" w:author="Codex" w:date="2026-07-01T12:27:46Z"><w:r><w:t d6p1:space="preserve" xmlns:d6p1="http://www.w3.org/XML/1998/namespace">2. Step3 多通道 z-stack 脚本多使用 2D N2V 模型。</w:t></w:r></w:ins></w:p><w:p><w:pPr><w:pStyle w:val="Normal" /></w:pPr><w:ins w:id="1207" w:author="Codex" w:date="2026-07-01T12:27:46Z"><w:r><w:t d6p1:space="preserve" xmlns:d6p1="http://www.w3.org/XML/1998/namespace">3. 脚本会用 overlap_factor = 0.25 生成滑窗，减少 patch 拼接边缘伪影。</w:t></w:r></w:ins></w:p><w:p><w:pPr><w:pStyle w:val="Normal" /></w:pPr><w:ins w:id="1208" w:author="Codex" w:date="2026-07-01T12:27:46Z"><w:r><w:t d6p1:space="preserve" xmlns:d6p1="http://www.w3.org/XML/1998/namespace">4. 图像尺寸若小于 patch_h、patch_w 或 patch_t，脚本会 warning；部分脚本仅 warning 后继续，3color-Promoter_RNA_SCR 中若尺寸不足会 continue 跳过。</w:t></w:r></w:ins></w:p><w:p><w:pPr><w:pStyle w:val="Normal" /></w:pPr><w:ins w:id="1209" w:author="Codex" w:date="2026-07-01T12:27:46Z"><w:r><w:t d6p1:space="preserve" xmlns:d6p1="http://www.w3.org/XML/1998/namespace"></w:t></w:r></w:ins></w:p><w:p><w:pPr><w:pStyle w:val="Heading2" /></w:pPr><w:ins w:id="1210" w:author="Codex" w:date="2026-07-01T12:27:46Z"><w:r><w:t d6p1:space="preserve" xmlns:d6p1="http://www.w3.org/XML/1998/namespace">1.4 PSF 采集与 Richardson-Lucy 反卷积</w:t></w:r></w:ins></w:p><w:p><w:pPr><w:pStyle w:val="Normal" /></w:pPr><w:ins w:id="1211" w:author="Codex" w:date="2026-07-01T12:27:46Z"><w:r><w:t d6p1:space="preserve" xmlns:d6p1="http://www.w3.org/XML/1998/namespace">PSF 文件位于：</w:t></w:r></w:ins></w:p><w:p><w:pPr><w:pStyle w:val="Normal" /></w:pPr><w:ins w:id="1212" w:author="Codex" w:date="2026-07-01T12:27:46Z"><w:r><w:t d6p1:space="preserve" xmlns:d6p1="http://www.w3.org/XML/1998/namespace">PSF/psf_SR_channel405_2D.tif</w:t></w:r></w:ins></w:p><w:p><w:pPr><w:pStyle w:val="Normal" /></w:pPr><w:ins w:id="1213" w:author="Codex" w:date="2026-07-01T12:27:46Z"><w:r><w:t d6p1:space="preserve" xmlns:d6p1="http://www.w3.org/XML/1998/namespace">PSF/psf_SR_channel488_2D.tif</w:t></w:r></w:ins></w:p><w:p><w:pPr><w:pStyle w:val="Normal" /></w:pPr><w:ins w:id="1214" w:author="Codex" w:date="2026-07-01T12:27:46Z"><w:r><w:t d6p1:space="preserve" xmlns:d6p1="http://www.w3.org/XML/1998/namespace">PSF/psf_SR_channel561_2D.tif</w:t></w:r></w:ins></w:p><w:p><w:pPr><w:pStyle w:val="Normal" /></w:pPr><w:ins w:id="1215" w:author="Codex" w:date="2026-07-01T12:27:46Z"><w:r><w:t d6p1:space="preserve" xmlns:d6p1="http://www.w3.org/XML/1998/namespace">PSF/psf_SR_channel642_2D.tif</w:t></w:r></w:ins></w:p><w:p><w:pPr><w:pStyle w:val="Normal" /></w:pPr><w:ins w:id="1216" w:author="Codex" w:date="2026-07-01T12:27:46Z"><w:r><w:t d6p1:space="preserve" xmlns:d6p1="http://www.w3.org/XML/1998/namespace">PSF/psf_noSR_channel405_2D.tif</w:t></w:r></w:ins></w:p><w:p><w:pPr><w:pStyle w:val="Normal" /></w:pPr><w:ins w:id="1217" w:author="Codex" w:date="2026-07-01T12:27:46Z"><w:r><w:t d6p1:space="preserve" xmlns:d6p1="http://www.w3.org/XML/1998/namespace">PSF/psf_noSR_channel561_2D.tif</w:t></w:r></w:ins></w:p><w:p><w:pPr><w:pStyle w:val="Normal" /></w:pPr><w:ins w:id="1218" w:author="Codex" w:date="2026-07-01T12:27:46Z"><w:r><w:t d6p1:space="preserve" xmlns:d6p1="http://www.w3.org/XML/1998/namespace">PSF/psf_noSR_channel642_2D.tif</w:t></w:r></w:ins></w:p><w:p><w:pPr><w:pStyle w:val="Normal" /></w:pPr><w:ins w:id="1219" w:author="Codex" w:date="2026-07-01T12:27:46Z"><w:r><w:t d6p1:space="preserve" xmlns:d6p1="http://www.w3.org/XML/1998/namespace"></w:t></w:r></w:ins></w:p><w:p><w:pPr><w:pStyle w:val="Normal" /></w:pPr><w:ins w:id="1220" w:author="Codex" w:date="2026-07-01T12:27:46Z"><w:r><w:t d6p1:space="preserve" xmlns:d6p1="http://www.w3.org/XML/1998/namespace">PSF 的采集和提取原则：</w:t></w:r></w:ins></w:p><w:p><w:pPr><w:pStyle w:val="Normal" /></w:pPr><w:ins w:id="1221" w:author="Codex" w:date="2026-07-01T12:27:46Z"><w:r><w:t d6p1:space="preserve" xmlns:d6p1="http://www.w3.org/XML/1998/namespace">1. 使用直径小于成像系统分辨率的荧光微球。</w:t></w:r></w:ins></w:p><w:p><w:pPr><w:pStyle w:val="Normal" /></w:pPr><w:ins w:id="1222" w:author="Codex" w:date="2026-07-01T12:27:46Z"><w:r><w:t d6p1:space="preserve" xmlns:d6p1="http://www.w3.org/XML/1998/namespace">2. 荧光发射波长应尽量匹配后续样品通道。</w:t></w:r></w:ins></w:p><w:p><w:pPr><w:pStyle w:val="Normal" /></w:pPr><w:ins w:id="1223" w:author="Codex" w:date="2026-07-01T12:27:46Z"><w:r><w:t d6p1:space="preserve" xmlns:d6p1="http://www.w3.org/XML/1998/namespace">3. 采集大视野 z-stack，提取多个孤立 beads。</w:t></w:r></w:ins></w:p><w:p><w:pPr><w:pStyle w:val="Normal" /></w:pPr><w:ins w:id="1224" w:author="Codex" w:date="2026-07-01T12:27:46Z"><w:r><w:t d6p1:space="preserve" xmlns:d6p1="http://www.w3.org/XML/1998/namespace">4. 对多个 beads 的 PSF 做平均和归一化，使 PSF 总信号为 1。</w:t></w:r></w:ins></w:p><w:p><w:pPr><w:pStyle w:val="Normal" /></w:pPr><w:ins w:id="1225" w:author="Codex" w:date="2026-07-01T12:27:46Z"><w:r><w:t d6p1:space="preserve" xmlns:d6p1="http://www.w3.org/XML/1998/namespace"></w:t></w:r></w:ins></w:p><w:p><w:pPr><w:pStyle w:val="Normal" /></w:pPr><w:ins w:id="1226" w:author="Codex" w:date="2026-07-01T12:27:46Z"><w:r><w:t d6p1:space="preserve" xmlns:d6p1="http://www.w3.org/XML/1998/namespace">MATLAB 反卷积函数：</w:t></w:r></w:ins></w:p><w:p><w:pPr><w:pStyle w:val="Normal" /></w:pPr><w:ins w:id="1227" w:author="Codex" w:date="2026-07-01T12:27:46Z"><w:r><w:t d6p1:space="preserve" xmlns:d6p1="http://www.w3.org/XML/1998/namespace">Function/deconv_fixed_iter.m</w:t></w:r></w:ins></w:p><w:p><w:pPr><w:pStyle w:val="Normal" /></w:pPr><w:ins w:id="1228" w:author="Codex" w:date="2026-07-01T12:27:46Z"><w:r><w:t d6p1:space="preserve" xmlns:d6p1="http://www.w3.org/XML/1998/namespace"></w:t></w:r></w:ins></w:p><w:p><w:pPr><w:pStyle w:val="Normal" /></w:pPr><w:ins w:id="1229" w:author="Codex" w:date="2026-07-01T12:27:46Z"><w:r><w:t d6p1:space="preserve" xmlns:d6p1="http://www.w3.org/XML/1998/namespace">当前主脚本中的反卷积设置通常为：</w:t></w:r></w:ins></w:p><w:p><w:pPr><w:pStyle w:val="Normal" /></w:pPr><w:ins w:id="1230" w:author="Codex" w:date="2026-07-01T12:27:46Z"><w:r><w:t d6p1:space="preserve" xmlns:d6p1="http://www.w3.org/XML/1998/namespace">pad = 20</w:t></w:r></w:ins></w:p><w:p><w:pPr><w:pStyle w:val="Normal" /></w:pPr><w:ins w:id="1231" w:author="Codex" w:date="2026-07-01T12:27:46Z"><w:r><w:t d6p1:space="preserve" xmlns:d6p1="http://www.w3.org/XML/1998/namespace">iteration = 20</w:t></w:r></w:ins></w:p><w:p><w:pPr><w:pStyle w:val="Normal" /></w:pPr><w:ins w:id="1232" w:author="Codex" w:date="2026-07-01T12:27:46Z"><w:r><w:t d6p1:space="preserve" xmlns:d6p1="http://www.w3.org/XML/1998/namespace"></w:t></w:r></w:ins></w:p><w:p><w:pPr><w:pStyle w:val="Normal" /></w:pPr><w:ins w:id="1233" w:author="Codex" w:date="2026-07-01T12:27:46Z"><w:r><w:t d6p1:space="preserve" xmlns:d6p1="http://www.w3.org/XML/1998/namespace">不同流程中的通道处理：</w:t></w:r></w:ins></w:p><w:p><w:pPr><w:pStyle w:val="Normal" /></w:pPr><w:ins w:id="1234" w:author="Codex" w:date="2026-07-01T12:27:46Z"><w:r><w:t d6p1:space="preserve" xmlns:d6p1="http://www.w3.org/XML/1998/namespace">1. Step2 时间序列凝聚体脚本默认对 channel 1 使用 561 nm PSF 做反卷积。</w:t></w:r></w:ins></w:p><w:p><w:pPr><w:pStyle w:val="Normal" /></w:pPr><w:ins w:id="1235" w:author="Codex" w:date="2026-07-01T12:27:46Z"><w:r><w:t d6p1:space="preserve" xmlns:d6p1="http://www.w3.org/XML/1998/namespace">2. 3color-RNA-2Condensate 对 488、560、640 三个通道分别使用对应 PSF 反卷积；随后把 RNA 通道重新替换回 denoised 版本，用于 foci 定位。</w:t></w:r></w:ins></w:p><w:p><w:pPr><w:pStyle w:val="Normal" /></w:pPr><w:ins w:id="1236" w:author="Codex" w:date="2026-07-01T12:27:46Z"><w:r><w:t d6p1:space="preserve" xmlns:d6p1="http://www.w3.org/XML/1998/namespace">3. 4color-DNA-RNA-2Condensate 对 405、488、560、640 通道分别处理；foci 通道在后续分析中也会被替换为 denoised 版本。</w:t></w:r></w:ins></w:p><w:p><w:pPr><w:pStyle w:val="Normal" /></w:pPr><w:ins w:id="1237" w:author="Codex" w:date="2026-07-01T12:27:46Z"><w:r><w:t d6p1:space="preserve" xmlns:d6p1="http://www.w3.org/XML/1998/namespace">4. 4color-PRE-Condensate 对 405、488、560、640 通道处理，并根据实验文件夹选择 BRD4 或 OCT4 作为 condensate 通道。</w:t></w:r></w:ins></w:p><w:p><w:pPr><w:pStyle w:val="Normal" /></w:pPr><w:ins w:id="1238" w:author="Codex" w:date="2026-07-01T12:27:46Z"><w:r><w:t d6p1:space="preserve" xmlns:d6p1="http://www.w3.org/XML/1998/namespace">5. 3color-Promoter_RNA_SCR 对 405、488、560 三个 foci 通道处理，主要输出 foci 距离和定位误差，不做凝聚体分割。</w:t></w:r></w:ins></w:p><w:p><w:pPr><w:pStyle w:val="Normal" /></w:pPr><w:ins w:id="1239" w:author="Codex" w:date="2026-07-01T12:27:46Z"><w:r><w:t d6p1:space="preserve" xmlns:d6p1="http://www.w3.org/XML/1998/namespace"></w:t></w:r></w:ins></w:p><w:p><w:pPr><w:pStyle w:val="Heading2" /></w:pPr><w:ins w:id="1240" w:author="Codex" w:date="2026-07-01T12:27:46Z"><w:r><w:t d6p1:space="preserve" xmlns:d6p1="http://www.w3.org/XML/1998/namespace">1.5 Step2：时间序列凝聚体去噪、反卷积、分割和统计</w:t></w:r></w:ins></w:p><w:p><w:pPr><w:pStyle w:val="Normal" /></w:pPr><w:ins w:id="1241" w:author="Codex" w:date="2026-07-01T12:27:46Z"><w:r><w:t d6p1:space="preserve" xmlns:d6p1="http://www.w3.org/XML/1998/namespace">主目录：</w:t></w:r></w:ins></w:p><w:p><w:pPr><w:pStyle w:val="Normal" /></w:pPr><w:ins w:id="1242" w:author="Codex" w:date="2026-07-01T12:27:46Z"><w:r><w:t d6p1:space="preserve" xmlns:d6p1="http://www.w3.org/XML/1998/namespace">Step2_deconvolution-segmentation/</w:t></w:r></w:ins></w:p><w:p><w:pPr><w:pStyle w:val="Normal" /></w:pPr><w:ins w:id="1243" w:author="Codex" w:date="2026-07-01T12:27:46Z"><w:r><w:t d6p1:space="preserve" xmlns:d6p1="http://www.w3.org/XML/1998/namespace"></w:t></w:r></w:ins></w:p><w:p><w:pPr><w:pStyle w:val="Normal" /></w:pPr><w:ins w:id="1244" w:author="Codex" w:date="2026-07-01T12:27:46Z"><w:r><w:t d6p1:space="preserve" xmlns:d6p1="http://www.w3.org/XML/1998/namespace">主脚本：</w:t></w:r></w:ins></w:p><w:p><w:pPr><w:pStyle w:val="Normal" /></w:pPr><w:ins w:id="1245" w:author="Codex" w:date="2026-07-01T12:27:46Z"><w:r><w:t d6p1:space="preserve" xmlns:d6p1="http://www.w3.org/XML/1998/namespace">denoise_deconv_condensate_2D_time_series_HMRF_boundary.m</w:t></w:r></w:ins></w:p><w:p><w:pPr><w:pStyle w:val="Normal" /></w:pPr><w:ins w:id="1246" w:author="Codex" w:date="2026-07-01T12:27:46Z"><w:r><w:t d6p1:space="preserve" xmlns:d6p1="http://www.w3.org/XML/1998/namespace"></w:t></w:r></w:ins></w:p><w:p><w:pPr><w:pStyle w:val="Normal" /></w:pPr><w:ins w:id="1247" w:author="Codex" w:date="2026-07-01T12:27:46Z"><w:r><w:t d6p1:space="preserve" xmlns:d6p1="http://www.w3.org/XML/1998/namespace">适用场景：</w:t></w:r></w:ins></w:p><w:p><w:pPr><w:pStyle w:val="Normal" /></w:pPr><w:ins w:id="1248" w:author="Codex" w:date="2026-07-01T12:27:46Z"><w:r><w:t d6p1:space="preserve" xmlns:d6p1="http://www.w3.org/XML/1998/namespace">1. 分析 OCT4 或 BRD4 等凝聚体通道的活细胞时间序列。</w:t></w:r></w:ins></w:p><w:p><w:pPr><w:pStyle w:val="Normal" /></w:pPr><w:ins w:id="1249" w:author="Codex" w:date="2026-07-01T12:27:46Z"><w:r><w:t d6p1:space="preserve" xmlns:d6p1="http://www.w3.org/XML/1998/namespace">2. 不需要同时分析 DNA/RNA foci 到凝聚体的位置关系。</w:t></w:r></w:ins></w:p><w:p><w:pPr><w:pStyle w:val="Normal" /></w:pPr><w:ins w:id="1250" w:author="Codex" w:date="2026-07-01T12:27:46Z"><w:r><w:t d6p1:space="preserve" xmlns:d6p1="http://www.w3.org/XML/1998/namespace">3. 需要得到凝聚体数量、面积、半径随时间变化的统计结果。</w:t></w:r></w:ins></w:p><w:p><w:pPr><w:pStyle w:val="Normal" /></w:pPr><w:ins w:id="1251" w:author="Codex" w:date="2026-07-01T12:27:46Z"><w:r><w:t d6p1:space="preserve" xmlns:d6p1="http://www.w3.org/XML/1998/namespace"></w:t></w:r></w:ins></w:p><w:p><w:pPr><w:pStyle w:val="Normal" /></w:pPr><w:ins w:id="1252" w:author="Codex" w:date="2026-07-01T12:27:46Z"><w:r><w:t d6p1:space="preserve" xmlns:d6p1="http://www.w3.org/XML/1998/namespace">运行前需要修改或确认：</w:t></w:r></w:ins></w:p><w:p><w:pPr><w:pStyle w:val="Normal" /></w:pPr><w:ins w:id="1253" w:author="Codex" w:date="2026-07-01T12:27:46Z"><w:r><w:t d6p1:space="preserve" xmlns:d6p1="http://www.w3.org/XML/1998/namespace">1. onnx_path：默认指向 onnx/N2V_3D_OCT4_BRD4_liveSR_125_8_E10_xy3z0.onnx。</w:t></w:r></w:ins></w:p><w:p><w:pPr><w:pStyle w:val="Normal" /></w:pPr><w:ins w:id="1254" w:author="Codex" w:date="2026-07-01T12:27:46Z"><w:r><w:t d6p1:space="preserve" xmlns:d6p1="http://www.w3.org/XML/1998/namespace">2. is_GPU_avaliable：有 GPU 且 MATLAB 支持时为 true，否则改为 false。</w:t></w:r></w:ins></w:p><w:p><w:pPr><w:pStyle w:val="Normal" /></w:pPr><w:ins w:id="1255" w:author="Codex" w:date="2026-07-01T12:27:46Z"><w:r><w:t d6p1:space="preserve" xmlns:d6p1="http://www.w3.org/XML/1998/namespace">3. use_accelerate：为 true 时 HMRF 在较低 resize_factor 上运行，再把阈值映射到高分辨率图像；可显著加快速度。</w:t></w:r></w:ins></w:p><w:p><w:pPr><w:pStyle w:val="Normal" /></w:pPr><w:ins w:id="1256" w:author="Codex" w:date="2026-07-01T12:27:46Z"><w:r><w:t d6p1:space="preserve" xmlns:d6p1="http://www.w3.org/XML/1998/namespace">4. psf_SR_560：默认使用 PSF/psf_SR_channel561_2D.tif。</w:t></w:r></w:ins></w:p><w:p><w:pPr><w:pStyle w:val="Normal" /></w:pPr><w:ins w:id="1257" w:author="Codex" w:date="2026-07-01T12:27:46Z"><w:r><w:t d6p1:space="preserve" xmlns:d6p1="http://www.w3.org/XML/1998/namespace">5. filepath_list：当前默认使用脚本所在目录 script_dir。</w:t></w:r></w:ins></w:p><w:p><w:pPr><w:pStyle w:val="Normal" /></w:pPr><w:ins w:id="1258" w:author="Codex" w:date="2026-07-01T12:27:46Z"><w:r><w:t d6p1:space="preserve" xmlns:d6p1="http://www.w3.org/XML/1998/namespace">6. pixelSize：默认 95 nm。</w:t></w:r></w:ins></w:p><w:p><w:pPr><w:pStyle w:val="Normal" /></w:pPr><w:ins w:id="1259" w:author="Codex" w:date="2026-07-01T12:27:46Z"><w:r><w:t d6p1:space="preserve" xmlns:d6p1="http://www.w3.org/XML/1998/namespace">7. resize_factor：默认 10。</w:t></w:r></w:ins></w:p><w:p><w:pPr><w:pStyle w:val="Normal" /></w:pPr><w:ins w:id="1260" w:author="Codex" w:date="2026-07-01T12:27:46Z"><w:r><w:t d6p1:space="preserve" xmlns:d6p1="http://www.w3.org/XML/1998/namespace">8. min_radius：默认 50 nm。</w:t></w:r></w:ins></w:p><w:p><w:pPr><w:pStyle w:val="Normal" /></w:pPr><w:ins w:id="1261" w:author="Codex" w:date="2026-07-01T12:27:46Z"><w:r><w:t d6p1:space="preserve" xmlns:d6p1="http://www.w3.org/XML/1998/namespace">9. min_partition_coefficient：Step2 当前为 1.25。</w:t></w:r></w:ins></w:p><w:p><w:pPr><w:pStyle w:val="Normal" /></w:pPr><w:ins w:id="1262" w:author="Codex" w:date="2026-07-01T12:27:46Z"><w:r><w:t d6p1:space="preserve" xmlns:d6p1="http://www.w3.org/XML/1998/namespace">10. nclust：HMRF 聚类数，默认 7。</w:t></w:r></w:ins></w:p><w:p><w:pPr><w:pStyle w:val="Normal" /></w:pPr><w:ins w:id="1263" w:author="Codex" w:date="2026-07-01T12:27:46Z"><w:r><w:t d6p1:space="preserve" xmlns:d6p1="http://www.w3.org/XML/1998/namespace">11. seg_point：HMRF 中被判定为凝聚体的类别阈值，默认 5。</w:t></w:r></w:ins></w:p><w:p><w:pPr><w:pStyle w:val="Normal" /></w:pPr><w:ins w:id="1264" w:author="Codex" w:date="2026-07-01T12:27:46Z"><w:r><w:t d6p1:space="preserve" xmlns:d6p1="http://www.w3.org/XML/1998/namespace"></w:t></w:r></w:ins></w:p><w:p><w:pPr><w:pStyle w:val="Normal" /></w:pPr><w:ins w:id="1265" w:author="Codex" w:date="2026-07-01T12:27:46Z"><w:r><w:t d6p1:space="preserve" xmlns:d6p1="http://www.w3.org/XML/1998/namespace">主要处理流程：</w:t></w:r></w:ins></w:p><w:p><w:pPr><w:pStyle w:val="Normal" /></w:pPr><w:ins w:id="1266" w:author="Codex" w:date="2026-07-01T12:27:46Z"><w:r><w:t d6p1:space="preserve" xmlns:d6p1="http://www.w3.org/XML/1998/namespace">1. 使用 Bio-Formats 读取 OME-TIFF 的 sizeX、sizeY、sizeZ、sizeC、sizeT，并构建 img_stack，维度为 Y、X、Z、C、T。</w:t></w:r></w:ins></w:p><w:p><w:pPr><w:pStyle w:val="Normal" /></w:pPr><w:ins w:id="1267" w:author="Codex" w:date="2026-07-01T12:27:46Z"><w:r><w:t d6p1:space="preserve" xmlns:d6p1="http://www.w3.org/XML/1998/namespace">2. 对每个 z 和 channel 进行 N2V 去噪。脚本先减去图像均值，按 ONNX 输入尺寸提取滑窗 patch，逐 patch predict，再用 reconstructFromPatches 拼回整图。</w:t></w:r></w:ins></w:p><w:p><w:pPr><w:pStyle w:val="Normal" /></w:pPr><w:ins w:id="1268" w:author="Codex" w:date="2026-07-01T12:27:46Z"><w:r><w:t d6p1:space="preserve" xmlns:d6p1="http://www.w3.org/XML/1998/namespace">3. 对去噪结果做 Richardson-Lucy 反卷积。</w:t></w:r></w:ins></w:p><w:p><w:pPr><w:pStyle w:val="Normal" /></w:pPr><w:ins w:id="1269" w:author="Codex" w:date="2026-07-01T12:27:46Z"><w:r><w:t d6p1:space="preserve" xmlns:d6p1="http://www.w3.org/XML/1998/namespace">4. 导出去噪和反卷积 TIFF。</w:t></w:r></w:ins></w:p><w:p><w:pPr><w:pStyle w:val="Normal" /></w:pPr><w:ins w:id="1270" w:author="Codex" w:date="2026-07-01T12:27:46Z"><w:r><w:t d6p1:space="preserve" xmlns:d6p1="http://www.w3.org/XML/1998/namespace">5. 使用 NucleusMask2 生成细胞核掩膜。</w:t></w:r></w:ins></w:p><w:p><w:pPr><w:pStyle w:val="Normal" /></w:pPr><w:ins w:id="1271" w:author="Codex" w:date="2026-07-01T12:27:46Z"><w:r><w:t d6p1:space="preserve" xmlns:d6p1="http://www.w3.org/XML/1998/namespace">6. 对每一帧进行 HMRF 分割，得到凝聚体候选区域。</w:t></w:r></w:ins></w:p><w:p><w:pPr><w:pStyle w:val="Normal" /></w:pPr><w:ins w:id="1272" w:author="Codex" w:date="2026-07-01T12:27:46Z"><w:r><w:t d6p1:space="preserve" xmlns:d6p1="http://www.w3.org/XML/1998/namespace">7. 使用 filter_condensates_Area_PC 按面积和分配系数过滤凝聚体。</w:t></w:r></w:ins></w:p><w:p><w:pPr><w:pStyle w:val="Normal" /></w:pPr><w:ins w:id="1273" w:author="Codex" w:date="2026-07-01T12:27:46Z"><w:r><w:t d6p1:space="preserve" xmlns:d6p1="http://www.w3.org/XML/1998/namespace">8. 计算 CDcenter、CDinterface、CDboundary、CDmask、labels 和 area。</w:t></w:r></w:ins></w:p><w:p><w:pPr><w:pStyle w:val="Normal" /></w:pPr><w:ins w:id="1274" w:author="Codex" w:date="2026-07-01T12:27:46Z"><w:r><w:t d6p1:space="preserve" xmlns:d6p1="http://www.w3.org/XML/1998/namespace">9. 保存 .mat 结果，并导出用于检查的 TIFF 和 HMRFseg.png。</w:t></w:r></w:ins></w:p><w:p><w:pPr><w:pStyle w:val="Normal" /></w:pPr><w:ins w:id="1275" w:author="Codex" w:date="2026-07-01T12:27:46Z"><w:r><w:t d6p1:space="preserve" xmlns:d6p1="http://www.w3.org/XML/1998/namespace">10. 后半部分可从已有 .mat 文件重新载入 condensate_result，统计凝聚体数量、面积和半径。</w:t></w:r></w:ins></w:p><w:p><w:pPr><w:pStyle w:val="Normal" /></w:pPr><w:ins w:id="1276" w:author="Codex" w:date="2026-07-01T12:27:46Z"><w:r><w:t d6p1:space="preserve" xmlns:d6p1="http://www.w3.org/XML/1998/namespace"></w:t></w:r></w:ins></w:p><w:p><w:pPr><w:pStyle w:val="Normal" /></w:pPr><w:ins w:id="1277" w:author="Codex" w:date="2026-07-01T12:27:46Z"><w:r><w:t d6p1:space="preserve" xmlns:d6p1="http://www.w3.org/XML/1998/namespace">输出文件：</w:t></w:r></w:ins></w:p><w:p><w:pPr><w:pStyle w:val="Normal" /></w:pPr><w:ins w:id="1278" w:author="Codex" w:date="2026-07-01T12:27:46Z"><w:r><w:t d6p1:space="preserve" xmlns:d6p1="http://www.w3.org/XML/1998/namespace">样本输出文件夹与输入文件同名，例如 sample_name/</w:t></w:r></w:ins></w:p><w:p><w:pPr><w:pStyle w:val="Normal" /></w:pPr><w:ins w:id="1279" w:author="Codex" w:date="2026-07-01T12:27:46Z"><w:r><w:t d6p1:space="preserve" xmlns:d6p1="http://www.w3.org/XML/1998/namespace">sample_name-denoised.tif</w:t></w:r></w:ins></w:p><w:p><w:pPr><w:pStyle w:val="Normal" /></w:pPr><w:ins w:id="1280" w:author="Codex" w:date="2026-07-01T12:27:46Z"><w:r><w:t d6p1:space="preserve" xmlns:d6p1="http://www.w3.org/XML/1998/namespace">sample_name-denoised-deconv.tif</w:t></w:r></w:ins></w:p><w:p><w:pPr><w:pStyle w:val="Normal" /></w:pPr><w:ins w:id="1281" w:author="Codex" w:date="2026-07-01T12:27:46Z"><w:r><w:t d6p1:space="preserve" xmlns:d6p1="http://www.w3.org/XML/1998/namespace">sample_name-HMRFseg.png</w:t></w:r></w:ins></w:p><w:p><w:pPr><w:pStyle w:val="Normal" /></w:pPr><w:ins w:id="1282" w:author="Codex" w:date="2026-07-01T12:27:46Z"><w:r><w:t d6p1:space="preserve" xmlns:d6p1="http://www.w3.org/XML/1998/namespace">sample_name-CDcenter.tif</w:t></w:r></w:ins></w:p><w:p><w:pPr><w:pStyle w:val="Normal" /></w:pPr><w:ins w:id="1283" w:author="Codex" w:date="2026-07-01T12:27:46Z"><w:r><w:t d6p1:space="preserve" xmlns:d6p1="http://www.w3.org/XML/1998/namespace">sample_name-CDinterface.tif</w:t></w:r></w:ins></w:p><w:p><w:pPr><w:pStyle w:val="Normal" /></w:pPr><w:ins w:id="1284" w:author="Codex" w:date="2026-07-01T12:27:46Z"><w:r><w:t d6p1:space="preserve" xmlns:d6p1="http://www.w3.org/XML/1998/namespace">sample_name-CDboundary.tif</w:t></w:r></w:ins></w:p><w:p><w:pPr><w:pStyle w:val="Normal" /></w:pPr><w:ins w:id="1285" w:author="Codex" w:date="2026-07-01T12:27:46Z"><w:r><w:t d6p1:space="preserve" xmlns:d6p1="http://www.w3.org/XML/1998/namespace">sample_name-CDmask.tif</w:t></w:r></w:ins></w:p><w:p><w:pPr><w:pStyle w:val="Normal" /></w:pPr><w:ins w:id="1286" w:author="Codex" w:date="2026-07-01T12:27:46Z"><w:r><w:t d6p1:space="preserve" xmlns:d6p1="http://www.w3.org/XML/1998/namespace">sample_name.mat</w:t></w:r></w:ins></w:p><w:p><w:pPr><w:pStyle w:val="Normal" /></w:pPr><w:ins w:id="1287" w:author="Codex" w:date="2026-07-01T12:27:46Z"><w:r><w:t d6p1:space="preserve" xmlns:d6p1="http://www.w3.org/XML/1998/namespace">condensate_statistics.mat</w:t></w:r></w:ins></w:p><w:p><w:pPr><w:pStyle w:val="Normal" /></w:pPr><w:ins w:id="1288" w:author="Codex" w:date="2026-07-01T12:27:46Z"><w:r><w:t d6p1:space="preserve" xmlns:d6p1="http://www.w3.org/XML/1998/namespace"></w:t></w:r></w:ins></w:p><w:p><w:pPr><w:pStyle w:val="Normal" /></w:pPr><w:ins w:id="1289" w:author="Codex" w:date="2026-07-01T12:27:46Z"><w:r><w:t d6p1:space="preserve" xmlns:d6p1="http://www.w3.org/XML/1998/namespace">.mat 中的重要变量：</w:t></w:r></w:ins></w:p><w:p><w:pPr><w:pStyle w:val="Normal" /></w:pPr><w:ins w:id="1290" w:author="Codex" w:date="2026-07-01T12:27:46Z"><w:r><w:t d6p1:space="preserve" xmlns:d6p1="http://www.w3.org/XML/1998/namespace">img_stack_deconv</w:t></w:r></w:ins></w:p><w:p><w:pPr><w:pStyle w:val="Normal" /></w:pPr><w:ins w:id="1291" w:author="Codex" w:date="2026-07-01T12:27:46Z"><w:r><w:t d6p1:space="preserve" xmlns:d6p1="http://www.w3.org/XML/1998/namespace">nucleus_mask</w:t></w:r></w:ins></w:p><w:p><w:pPr><w:pStyle w:val="Normal" /></w:pPr><w:ins w:id="1292" w:author="Codex" w:date="2026-07-01T12:27:46Z"><w:r><w:t d6p1:space="preserve" xmlns:d6p1="http://www.w3.org/XML/1998/namespace">resize_factor</w:t></w:r></w:ins></w:p><w:p><w:pPr><w:pStyle w:val="Normal" /></w:pPr><w:ins w:id="1293" w:author="Codex" w:date="2026-07-01T12:27:46Z"><w:r><w:t d6p1:space="preserve" xmlns:d6p1="http://www.w3.org/XML/1998/namespace">pixelSize</w:t></w:r></w:ins></w:p><w:p><w:pPr><w:pStyle w:val="Normal" /></w:pPr><w:ins w:id="1294" w:author="Codex" w:date="2026-07-01T12:27:46Z"><w:r><w:t d6p1:space="preserve" xmlns:d6p1="http://www.w3.org/XML/1998/namespace">condensate_result</w:t></w:r></w:ins></w:p><w:p><w:pPr><w:pStyle w:val="Normal" /></w:pPr><w:ins w:id="1295" w:author="Codex" w:date="2026-07-01T12:27:46Z"><w:r><w:t d6p1:space="preserve" xmlns:d6p1="http://www.w3.org/XML/1998/namespace"></w:t></w:r></w:ins></w:p><w:p><w:pPr><w:pStyle w:val="Normal" /></w:pPr><w:ins w:id="1296" w:author="Codex" w:date="2026-07-01T12:27:46Z"><w:r><w:t d6p1:space="preserve" xmlns:d6p1="http://www.w3.org/XML/1998/namespace">condensate_result 字段：</w:t></w:r></w:ins></w:p><w:p><w:pPr><w:pStyle w:val="Normal" /></w:pPr><w:ins w:id="1297" w:author="Codex" w:date="2026-07-01T12:27:46Z"><w:r><w:t d6p1:space="preserve" xmlns:d6p1="http://www.w3.org/XML/1998/namespace">CDcenter：凝聚体中心或局部中心点。</w:t></w:r></w:ins></w:p><w:p><w:pPr><w:pStyle w:val="Normal" /></w:pPr><w:ins w:id="1298" w:author="Codex" w:date="2026-07-01T12:27:46Z"><w:r><w:t d6p1:space="preserve" xmlns:d6p1="http://www.w3.org/XML/1998/namespace">CDinterface：凝聚体界面区域。</w:t></w:r></w:ins></w:p><w:p><w:pPr><w:pStyle w:val="Normal" /></w:pPr><w:ins w:id="1299" w:author="Codex" w:date="2026-07-01T12:27:46Z"><w:r><w:t d6p1:space="preserve" xmlns:d6p1="http://www.w3.org/XML/1998/namespace">CDboundary：凝聚体边界。</w:t></w:r></w:ins></w:p><w:p><w:pPr><w:pStyle w:val="Normal" /></w:pPr><w:ins w:id="1300" w:author="Codex" w:date="2026-07-01T12:27:46Z"><w:r><w:t d6p1:space="preserve" xmlns:d6p1="http://www.w3.org/XML/1998/namespace">CDmask：二值凝聚体掩膜。</w:t></w:r></w:ins></w:p><w:p><w:pPr><w:pStyle w:val="Normal" /></w:pPr><w:ins w:id="1301" w:author="Codex" w:date="2026-07-01T12:27:46Z"><w:r><w:t d6p1:space="preserve" xmlns:d6p1="http://www.w3.org/XML/1998/namespace">labels：每个凝聚体的 label 编号。</w:t></w:r></w:ins></w:p><w:p><w:pPr><w:pStyle w:val="Normal" /></w:pPr><w:ins w:id="1302" w:author="Codex" w:date="2026-07-01T12:27:46Z"><w:r><w:t d6p1:space="preserve" xmlns:d6p1="http://www.w3.org/XML/1998/namespace">area：每帧每个凝聚体的面积，单位为 resize 后的像素数。</w:t></w:r></w:ins></w:p><w:p><w:pPr><w:pStyle w:val="Normal" /></w:pPr><w:ins w:id="1303" w:author="Codex" w:date="2026-07-01T12:27:46Z"><w:r><w:t d6p1:space="preserve" xmlns:d6p1="http://www.w3.org/XML/1998/namespace"></w:t></w:r></w:ins></w:p><w:p><w:pPr><w:pStyle w:val="Heading2" /></w:pPr><w:ins w:id="1304" w:author="Codex" w:date="2026-07-01T12:27:46Z"><w:r><w:t d6p1:space="preserve" xmlns:d6p1="http://www.w3.org/XML/1998/namespace">1.6 Step3：下游空间共定位分析总览</w:t></w:r></w:ins></w:p><w:p><w:pPr><w:pStyle w:val="Normal" /></w:pPr><w:ins w:id="1305" w:author="Codex" w:date="2026-07-01T12:27:46Z"><w:r><w:t d6p1:space="preserve" xmlns:d6p1="http://www.w3.org/XML/1998/namespace">Step3_downstream_analysis/ 下当前包含四类分析：</w:t></w:r></w:ins></w:p><w:p><w:pPr><w:pStyle w:val="Normal" /></w:pPr><w:ins w:id="1306" w:author="Codex" w:date="2026-07-01T12:27:46Z"><w:r><w:t d6p1:space="preserve" xmlns:d6p1="http://www.w3.org/XML/1998/namespace">1. 3color-RNA-2Condensate：RNA、OCT4、BRD4。</w:t></w:r></w:ins></w:p><w:p><w:pPr><w:pStyle w:val="Normal" /></w:pPr><w:ins w:id="1307" w:author="Codex" w:date="2026-07-01T12:27:46Z"><w:r><w:t d6p1:space="preserve" xmlns:d6p1="http://www.w3.org/XML/1998/namespace">2. 4color-DNA-RNA-2Condensate：DNA、RNA、OCT4、BRD4。</w:t></w:r></w:ins></w:p><w:p><w:pPr><w:pStyle w:val="Normal" /></w:pPr><w:ins w:id="1308" w:author="Codex" w:date="2026-07-01T12:27:46Z"><w:r><w:t d6p1:space="preserve" xmlns:d6p1="http://www.w3.org/XML/1998/namespace">3. 4color-Promoter-RNA-Enhancer-Condensate：Promoter、RNA、Enhancer/SCR、单个 Condensate。</w:t></w:r></w:ins></w:p><w:p><w:pPr><w:pStyle w:val="Normal" /></w:pPr><w:ins w:id="1309" w:author="Codex" w:date="2026-07-01T12:27:46Z"><w:r><w:t d6p1:space="preserve" xmlns:d6p1="http://www.w3.org/XML/1998/namespace">4. 3color-Promoter_RNA_SCR：Promoter、RNA、Enhancer/SCR foci 距离和定位误差分析。</w:t></w:r></w:ins></w:p><w:p><w:pPr><w:pStyle w:val="Normal" /></w:pPr><w:ins w:id="1310" w:author="Codex" w:date="2026-07-01T12:27:46Z"><w:r><w:t d6p1:space="preserve" xmlns:d6p1="http://www.w3.org/XML/1998/namespace"></w:t></w:r></w:ins></w:p><w:p><w:pPr><w:pStyle w:val="Normal" /></w:pPr><w:ins w:id="1311" w:author="Codex" w:date="2026-07-01T12:27:46Z"><w:r><w:t d6p1:space="preserve" xmlns:d6p1="http://www.w3.org/XML/1998/namespace">共同输入要求：</w:t></w:r></w:ins></w:p><w:p><w:pPr><w:pStyle w:val="Normal" /></w:pPr><w:ins w:id="1312" w:author="Codex" w:date="2026-07-01T12:27:46Z"><w:r><w:t d6p1:space="preserve" xmlns:d6p1="http://www.w3.org/XML/1998/namespace">1. 已完成通道色差校正的 OME-TIFF 或 TIFF。</w:t></w:r></w:ins></w:p><w:p><w:pPr><w:pStyle w:val="Normal" /></w:pPr><w:ins w:id="1313" w:author="Codex" w:date="2026-07-01T12:27:46Z"><w:r><w:t d6p1:space="preserve" xmlns:d6p1="http://www.w3.org/XML/1998/namespace">2. 每个细胞建议裁剪为单细胞图像，避免多个细胞干扰核分割和 foci 定位。</w:t></w:r></w:ins></w:p><w:p><w:pPr><w:pStyle w:val="Normal" /></w:pPr><w:ins w:id="1314" w:author="Codex" w:date="2026-07-01T12:27:46Z"><w:r><w:t d6p1:space="preserve" xmlns:d6p1="http://www.w3.org/XML/1998/namespace">3. 图像高和宽应大于 N2V patch 尺寸。</w:t></w:r></w:ins></w:p><w:p><w:pPr><w:pStyle w:val="Normal" /></w:pPr><w:ins w:id="1315" w:author="Codex" w:date="2026-07-01T12:27:46Z"><w:r><w:t d6p1:space="preserve" xmlns:d6p1="http://www.w3.org/XML/1998/namespace">4. 通道顺序必须与脚本中的 channel_labels 一致。</w:t></w:r></w:ins></w:p><w:p><w:pPr><w:pStyle w:val="Normal" /></w:pPr><w:ins w:id="1316" w:author="Codex" w:date="2026-07-01T12:27:46Z"><w:r><w:t d6p1:space="preserve" xmlns:d6p1="http://www.w3.org/XML/1998/namespace">5. RNA 阳性和 RNA 阴性样本建议分别写入 Cell_with_RNA.txt 和 Cell_without_RNA.txt。</w:t></w:r></w:ins></w:p><w:p><w:pPr><w:pStyle w:val="Normal" /></w:pPr><w:ins w:id="1317" w:author="Codex" w:date="2026-07-01T12:27:46Z"><w:r><w:t d6p1:space="preserve" xmlns:d6p1="http://www.w3.org/XML/1998/namespace">6. 文件名列表中若带单引号，当前脚本会用 strrep 去掉。</w:t></w:r></w:ins></w:p><w:p><w:pPr><w:pStyle w:val="Normal" /></w:pPr><w:ins w:id="1318" w:author="Codex" w:date="2026-07-01T12:27:46Z"><w:r><w:t d6p1:space="preserve" xmlns:d6p1="http://www.w3.org/XML/1998/namespace">7. 多个脚本会把空行过滤掉：filename_list = filename_list(strlength(filename_list) &gt; 0)。</w:t></w:r></w:ins></w:p><w:p><w:pPr><w:pStyle w:val="Normal" /></w:pPr><w:ins w:id="1319" w:author="Codex" w:date="2026-07-01T12:27:46Z"><w:r><w:t d6p1:space="preserve" xmlns:d6p1="http://www.w3.org/XML/1998/namespace"></w:t></w:r></w:ins></w:p><w:p><w:pPr><w:pStyle w:val="Normal" /></w:pPr><w:ins w:id="1320" w:author="Codex" w:date="2026-07-01T12:27:46Z"><w:r><w:t d6p1:space="preserve" xmlns:d6p1="http://www.w3.org/XML/1998/namespace">共同参数：</w:t></w:r></w:ins></w:p><w:p><w:pPr><w:pStyle w:val="Normal" /></w:pPr><w:ins w:id="1321" w:author="Codex" w:date="2026-07-01T12:27:46Z"><w:r><w:t d6p1:space="preserve" xmlns:d6p1="http://www.w3.org/XML/1998/namespace">pixelSize = 95 nm</w:t></w:r></w:ins></w:p><w:p><w:pPr><w:pStyle w:val="Normal" /></w:pPr><w:ins w:id="1322" w:author="Codex" w:date="2026-07-01T12:27:46Z"><w:r><w:t d6p1:space="preserve" xmlns:d6p1="http://www.w3.org/XML/1998/namespace">resize_factor = 10</w:t></w:r></w:ins></w:p><w:p><w:pPr><w:pStyle w:val="Normal" /></w:pPr><w:ins w:id="1323" w:author="Codex" w:date="2026-07-01T12:27:46Z"><w:r><w:t d6p1:space="preserve" xmlns:d6p1="http://www.w3.org/XML/1998/namespace">roi_width = 31</w:t></w:r></w:ins></w:p><w:p><w:pPr><w:pStyle w:val="Normal" /></w:pPr><w:ins w:id="1324" w:author="Codex" w:date="2026-07-01T12:27:46Z"><w:r><w:t d6p1:space="preserve" xmlns:d6p1="http://www.w3.org/XML/1998/namespace">min_radius = 50 nm</w:t></w:r></w:ins></w:p><w:p><w:pPr><w:pStyle w:val="Normal" /></w:pPr><w:ins w:id="1325" w:author="Codex" w:date="2026-07-01T12:27:46Z"><w:r><w:t d6p1:space="preserve" xmlns:d6p1="http://www.w3.org/XML/1998/namespace">nclust = 7</w:t></w:r></w:ins></w:p><w:p><w:pPr><w:pStyle w:val="Normal" /></w:pPr><w:ins w:id="1326" w:author="Codex" w:date="2026-07-01T12:27:46Z"><w:r><w:t d6p1:space="preserve" xmlns:d6p1="http://www.w3.org/XML/1998/namespace">seg_point 或 seg_points = 5</w:t></w:r></w:ins></w:p><w:p><w:pPr><w:pStyle w:val="Normal" /></w:pPr><w:ins w:id="1327" w:author="Codex" w:date="2026-07-01T12:27:46Z"><w:r><w:t d6p1:space="preserve" xmlns:d6p1="http://www.w3.org/XML/1998/namespace">overlap_factor = 0.25</w:t></w:r></w:ins></w:p><w:p><w:pPr><w:pStyle w:val="Normal" /></w:pPr><w:ins w:id="1328" w:author="Codex" w:date="2026-07-01T12:27:46Z"><w:r><w:t d6p1:space="preserve" xmlns:d6p1="http://www.w3.org/XML/1998/namespace">pad = 20</w:t></w:r></w:ins></w:p><w:p><w:pPr><w:pStyle w:val="Normal" /></w:pPr><w:ins w:id="1329" w:author="Codex" w:date="2026-07-01T12:27:46Z"><w:r><w:t d6p1:space="preserve" xmlns:d6p1="http://www.w3.org/XML/1998/namespace">deconvolution iteration = 20</w:t></w:r></w:ins></w:p><w:p><w:pPr><w:pStyle w:val="Normal" /></w:pPr><w:ins w:id="1330" w:author="Codex" w:date="2026-07-01T12:27:46Z"><w:r><w:t d6p1:space="preserve" xmlns:d6p1="http://www.w3.org/XML/1998/namespace"></w:t></w:r></w:ins></w:p><w:p><w:pPr><w:pStyle w:val="Normal" /></w:pPr><w:ins w:id="1331" w:author="Codex" w:date="2026-07-01T12:27:46Z"><w:r><w:t d6p1:space="preserve" xmlns:d6p1="http://www.w3.org/XML/1998/namespace">共同输出：</w:t></w:r></w:ins></w:p><w:p><w:pPr><w:pStyle w:val="Normal" /></w:pPr><w:ins w:id="1332" w:author="Codex" w:date="2026-07-01T12:27:46Z"><w:r><w:t d6p1:space="preserve" xmlns:d6p1="http://www.w3.org/XML/1998/namespace">1. 每个细胞一个 .mat 文件。</w:t></w:r></w:ins></w:p><w:p><w:pPr><w:pStyle w:val="Normal" /></w:pPr><w:ins w:id="1333" w:author="Codex" w:date="2026-07-01T12:27:46Z"><w:r><w:t d6p1:space="preserve" xmlns:d6p1="http://www.w3.org/XML/1998/namespace">2. 每个细胞一个结果检查 png。</w:t></w:r></w:ins></w:p><w:p><w:pPr><w:pStyle w:val="Normal" /></w:pPr><w:ins w:id="1334" w:author="Codex" w:date="2026-07-01T12:27:46Z"><w:r><w:t d6p1:space="preserve" xmlns:d6p1="http://www.w3.org/XML/1998/namespace">3. 每个细胞一个输出文件夹，内含 foci ROI、condensate ROI、HMRF 分割、CDmask、CDcenter、CDinterface、CDboundary 等 TIFF。</w:t></w:r></w:ins></w:p><w:p><w:pPr><w:pStyle w:val="Normal" /></w:pPr><w:ins w:id="1335" w:author="Codex" w:date="2026-07-01T12:27:46Z"><w:r><w:t d6p1:space="preserve" xmlns:d6p1="http://www.w3.org/XML/1998/namespace">4. 每个批处理输出目录下有 Cell_analysis_errors.txt。</w:t></w:r></w:ins></w:p><w:p><w:pPr><w:pStyle w:val="Normal" /></w:pPr><w:ins w:id="1336" w:author="Codex" w:date="2026-07-01T12:27:46Z"><w:r><w:t d6p1:space="preserve" xmlns:d6p1="http://www.w3.org/XML/1998/namespace"></w:t></w:r></w:ins></w:p><w:p><w:pPr><w:pStyle w:val="Normal" /></w:pPr><w:ins w:id="1337" w:author="Codex" w:date="2026-07-01T12:27:46Z"><w:r><w:t d6p1:space="preserve" xmlns:d6p1="http://www.w3.org/XML/1998/namespace">新增容错机制：</w:t></w:r></w:ins></w:p><w:p><w:pPr><w:pStyle w:val="Normal" /></w:pPr><w:ins w:id="1338" w:author="Codex" w:date="2026-07-01T12:27:46Z"><w:r><w:t d6p1:space="preserve" xmlns:d6p1="http://www.w3.org/XML/1998/namespace">1. 每个批处理输出目录运行开始时会调用 initializeCellProcessingErrorLog。</w:t></w:r></w:ins></w:p><w:p><w:pPr><w:pStyle w:val="Normal" /></w:pPr><w:ins w:id="1339" w:author="Codex" w:date="2026-07-01T12:27:46Z"><w:r><w:t d6p1:space="preserve" xmlns:d6p1="http://www.w3.org/XML/1998/namespace">2. 每个细胞处理包在 try/catch 中。</w:t></w:r></w:ins></w:p><w:p><w:pPr><w:pStyle w:val="Normal" /></w:pPr><w:ins w:id="1340" w:author="Codex" w:date="2026-07-01T12:27:46Z"><w:r><w:t d6p1:space="preserve" xmlns:d6p1="http://www.w3.org/XML/1998/namespace">3. 若单个细胞失败，catch 中调用 cleanupCellProcessingResources 关闭 Bio-Formats reader、waitbar 和所有 figure。</w:t></w:r></w:ins></w:p><w:p><w:pPr><w:pStyle w:val="Normal" /></w:pPr><w:ins w:id="1341" w:author="Codex" w:date="2026-07-01T12:27:46Z"><w:r><w:t d6p1:space="preserve" xmlns:d6p1="http://www.w3.org/XML/1998/namespace">4. logCellProcessingError 会记录时间、文件名、错误 ID、错误信息和 MATLAB stack。</w:t></w:r></w:ins></w:p><w:p><w:pPr><w:pStyle w:val="Normal" /></w:pPr><w:ins w:id="1342" w:author="Codex" w:date="2026-07-01T12:27:46Z"><w:r><w:t d6p1:space="preserve" xmlns:d6p1="http://www.w3.org/XML/1998/namespace">5. 脚本随后 continue 到下一个细胞，避免整个批处理被单个异常文件中断。</w:t></w:r></w:ins></w:p><w:p><w:pPr><w:pStyle w:val="Normal" /></w:pPr><w:ins w:id="1343" w:author="Codex" w:date="2026-07-01T12:27:46Z"><w:r><w:t d6p1:space="preserve" xmlns:d6p1="http://www.w3.org/XML/1998/namespace"></w:t></w:r></w:ins></w:p><w:p><w:pPr><w:pStyle w:val="Heading2" /></w:pPr><w:ins w:id="1344" w:author="Codex" w:date="2026-07-01T12:27:46Z"><w:r><w:t d6p1:space="preserve" xmlns:d6p1="http://www.w3.org/XML/1998/namespace">1.7 三色 RNA 和双凝聚体共定位分析</w:t></w:r></w:ins></w:p><w:p><w:pPr><w:pStyle w:val="Normal" /></w:pPr><w:ins w:id="1345" w:author="Codex" w:date="2026-07-01T12:27:46Z"><w:r><w:t d6p1:space="preserve" xmlns:d6p1="http://www.w3.org/XML/1998/namespace">目录：</w:t></w:r></w:ins></w:p><w:p><w:pPr><w:pStyle w:val="Normal" /></w:pPr><w:ins w:id="1346" w:author="Codex" w:date="2026-07-01T12:27:46Z"><w:r><w:t d6p1:space="preserve" xmlns:d6p1="http://www.w3.org/XML/1998/namespace">Step3_downstream_analysis/3color-RNA-2Condensate/</w:t></w:r></w:ins></w:p><w:p><w:pPr><w:pStyle w:val="Normal" /></w:pPr><w:ins w:id="1347" w:author="Codex" w:date="2026-07-01T12:27:46Z"><w:r><w:t d6p1:space="preserve" xmlns:d6p1="http://www.w3.org/XML/1998/namespace"></w:t></w:r></w:ins></w:p><w:p><w:pPr><w:pStyle w:val="Normal" /></w:pPr><w:ins w:id="1348" w:author="Codex" w:date="2026-07-01T12:27:46Z"><w:r><w:t d6p1:space="preserve" xmlns:d6p1="http://www.w3.org/XML/1998/namespace">主脚本：</w:t></w:r></w:ins></w:p><w:p><w:pPr><w:pStyle w:val="Normal" /></w:pPr><w:ins w:id="1349" w:author="Codex" w:date="2026-07-01T12:27:46Z"><w:r><w:t d6p1:space="preserve" xmlns:d6p1="http://www.w3.org/XML/1998/namespace">denoise_deconv_RNA_condensate_2D_HMRF_boundary.m</w:t></w:r></w:ins></w:p><w:p><w:pPr><w:pStyle w:val="Normal" /></w:pPr><w:ins w:id="1350" w:author="Codex" w:date="2026-07-01T12:27:46Z"><w:r><w:t d6p1:space="preserve" xmlns:d6p1="http://www.w3.org/XML/1998/namespace"></w:t></w:r></w:ins></w:p><w:p><w:pPr><w:pStyle w:val="Normal" /></w:pPr><w:ins w:id="1351" w:author="Codex" w:date="2026-07-01T12:27:46Z"><w:r><w:t d6p1:space="preserve" xmlns:d6p1="http://www.w3.org/XML/1998/namespace">适用场景：</w:t></w:r></w:ins></w:p><w:p><w:pPr><w:pStyle w:val="Normal" /></w:pPr><w:ins w:id="1352" w:author="Codex" w:date="2026-07-01T12:27:46Z"><w:r><w:t d6p1:space="preserve" xmlns:d6p1="http://www.w3.org/XML/1998/namespace">1. 三色 LiveSR z-stack 或 time-lapse。</w:t></w:r></w:ins></w:p><w:p><w:pPr><w:pStyle w:val="Normal" /></w:pPr><w:ins w:id="1353" w:author="Codex" w:date="2026-07-01T12:27:46Z"><w:r><w:t d6p1:space="preserve" xmlns:d6p1="http://www.w3.org/XML/1998/namespace">2. 通道顺序为 RNA、OCT4、BRD4。</w:t></w:r></w:ins></w:p><w:p><w:pPr><w:pStyle w:val="Normal" /></w:pPr><w:ins w:id="1354" w:author="Codex" w:date="2026-07-01T12:27:46Z"><w:r><w:t d6p1:space="preserve" xmlns:d6p1="http://www.w3.org/XML/1998/namespace">3. 需要分析 RNA foci 与 OCT4/BRD4 凝聚体的空间关系。</w:t></w:r></w:ins></w:p><w:p><w:pPr><w:pStyle w:val="Normal" /></w:pPr><w:ins w:id="1355" w:author="Codex" w:date="2026-07-01T12:27:46Z"><w:r><w:t d6p1:space="preserve" xmlns:d6p1="http://www.w3.org/XML/1998/namespace"></w:t></w:r></w:ins></w:p><w:p><w:pPr><w:pStyle w:val="Normal" /></w:pPr><w:ins w:id="1356" w:author="Codex" w:date="2026-07-01T12:27:46Z"><w:r><w:t d6p1:space="preserve" xmlns:d6p1="http://www.w3.org/XML/1998/namespace">当前默认输入路径：</w:t></w:r></w:ins></w:p><w:p><w:pPr><w:pStyle w:val="Normal" /></w:pPr><w:ins w:id="1357" w:author="Codex" w:date="2026-07-01T12:27:46Z"><w:r><w:t d6p1:space="preserve" xmlns:d6p1="http://www.w3.org/XML/1998/namespace">filepath_list = {'D:\ImageData\Supplementary_Imaging_Data\ExampleData\RNA_condensate_imaging'}</w:t></w:r></w:ins></w:p><w:p><w:pPr><w:pStyle w:val="Normal" /></w:pPr><w:ins w:id="1358" w:author="Codex" w:date="2026-07-01T12:27:46Z"><w:r><w:t d6p1:space="preserve" xmlns:d6p1="http://www.w3.org/XML/1998/namespace">实际运行前必须改为自己的数据目录。</w:t></w:r></w:ins></w:p><w:p><w:pPr><w:pStyle w:val="Normal" /></w:pPr><w:ins w:id="1359" w:author="Codex" w:date="2026-07-01T12:27:46Z"><w:r><w:t d6p1:space="preserve" xmlns:d6p1="http://www.w3.org/XML/1998/namespace"></w:t></w:r></w:ins></w:p><w:p><w:pPr><w:pStyle w:val="Normal" /></w:pPr><w:ins w:id="1360" w:author="Codex" w:date="2026-07-01T12:27:46Z"><w:r><w:t d6p1:space="preserve" xmlns:d6p1="http://www.w3.org/XML/1998/namespace">关键参数：</w:t></w:r></w:ins></w:p><w:p><w:pPr><w:pStyle w:val="Normal" /></w:pPr><w:ins w:id="1361" w:author="Codex" w:date="2026-07-01T12:27:46Z"><w:r><w:t d6p1:space="preserve" xmlns:d6p1="http://www.w3.org/XML/1998/namespace">onnx_path = onnx/N2V_2D_OCT4_BRD4_liveSR_125_1_E10_xy3z0.onnx</w:t></w:r></w:ins></w:p><w:p><w:pPr><w:pStyle w:val="Normal" /></w:pPr><w:ins w:id="1362" w:author="Codex" w:date="2026-07-01T12:27:46Z"><w:r><w:t d6p1:space="preserve" xmlns:d6p1="http://www.w3.org/XML/1998/namespace">psf_SR_488、psf_SR_560、psf_SR_640</w:t></w:r></w:ins></w:p><w:p><w:pPr><w:pStyle w:val="Normal" /></w:pPr><w:ins w:id="1363" w:author="Codex" w:date="2026-07-01T12:27:46Z"><w:r><w:t d6p1:space="preserve" xmlns:d6p1="http://www.w3.org/XML/1998/namespace">pixelSize = 95</w:t></w:r></w:ins></w:p><w:p><w:pPr><w:pStyle w:val="Normal" /></w:pPr><w:ins w:id="1364" w:author="Codex" w:date="2026-07-01T12:27:46Z"><w:r><w:t d6p1:space="preserve" xmlns:d6p1="http://www.w3.org/XML/1998/namespace">resize_factor = 10</w:t></w:r></w:ins></w:p><w:p><w:pPr><w:pStyle w:val="Normal" /></w:pPr><w:ins w:id="1365" w:author="Codex" w:date="2026-07-01T12:27:46Z"><w:r><w:t d6p1:space="preserve" xmlns:d6p1="http://www.w3.org/XML/1998/namespace">min_radius = 50</w:t></w:r></w:ins></w:p><w:p><w:pPr><w:pStyle w:val="Normal" /></w:pPr><w:ins w:id="1366" w:author="Codex" w:date="2026-07-01T12:27:46Z"><w:r><w:t d6p1:space="preserve" xmlns:d6p1="http://www.w3.org/XML/1998/namespace">min_partition_coefficient = [1.2, 1.2]</w:t></w:r></w:ins></w:p><w:p><w:pPr><w:pStyle w:val="Normal" /></w:pPr><w:ins w:id="1367" w:author="Codex" w:date="2026-07-01T12:27:46Z"><w:r><w:t d6p1:space="preserve" xmlns:d6p1="http://www.w3.org/XML/1998/namespace">roi_width = 31</w:t></w:r></w:ins></w:p><w:p><w:pPr><w:pStyle w:val="Normal" /></w:pPr><w:ins w:id="1368" w:author="Codex" w:date="2026-07-01T12:27:46Z"><w:r><w:t d6p1:space="preserve" xmlns:d6p1="http://www.w3.org/XML/1998/namespace">seg_points = [5, 5]</w:t></w:r></w:ins></w:p><w:p><w:pPr><w:pStyle w:val="Normal" /></w:pPr><w:ins w:id="1369" w:author="Codex" w:date="2026-07-01T12:27:46Z"><w:r><w:t d6p1:space="preserve" xmlns:d6p1="http://www.w3.org/XML/1998/namespace">channel_labels = {'RNA', 'OCT4', 'BRD4'}</w:t></w:r></w:ins></w:p><w:p><w:pPr><w:pStyle w:val="Normal" /></w:pPr><w:ins w:id="1370" w:author="Codex" w:date="2026-07-01T12:27:46Z"><w:r><w:t d6p1:space="preserve" xmlns:d6p1="http://www.w3.org/XML/1998/namespace"></w:t></w:r></w:ins></w:p><w:p><w:pPr><w:pStyle w:val="Normal" /></w:pPr><w:ins w:id="1371" w:author="Codex" w:date="2026-07-01T12:27:46Z"><w:r><w:t d6p1:space="preserve" xmlns:d6p1="http://www.w3.org/XML/1998/namespace">主要流程：</w:t></w:r></w:ins></w:p><w:p><w:pPr><w:pStyle w:val="Normal" /></w:pPr><w:ins w:id="1372" w:author="Codex" w:date="2026-07-01T12:27:46Z"><w:r><w:t d6p1:space="preserve" xmlns:d6p1="http://www.w3.org/XML/1998/namespace">1. 读取每个 TIFF 的 Y、X、Z、C、T。</w:t></w:r></w:ins></w:p><w:p><w:pPr><w:pStyle w:val="Normal" /></w:pPr><w:ins w:id="1373" w:author="Codex" w:date="2026-07-01T12:27:46Z"><w:r><w:t d6p1:space="preserve" xmlns:d6p1="http://www.w3.org/XML/1998/namespace">2. 对所有 z、channel、time 做 N2V 去噪。</w:t></w:r></w:ins></w:p><w:p><w:pPr><w:pStyle w:val="Normal" /></w:pPr><w:ins w:id="1374" w:author="Codex" w:date="2026-07-01T12:27:46Z"><w:r><w:t d6p1:space="preserve" xmlns:d6p1="http://www.w3.org/XML/1998/namespace">3. 488、560、640 通道分别反卷积，同时保存 reconv 版本为 denoised.ome.tif。</w:t></w:r></w:ins></w:p><w:p><w:pPr><w:pStyle w:val="Normal" /></w:pPr><w:ins w:id="1375" w:author="Codex" w:date="2026-07-01T12:27:46Z"><w:r><w:t d6p1:space="preserve" xmlns:d6p1="http://www.w3.org/XML/1998/namespace">4. 将 channel_488、channel_560、channel_640 分别作为 RNA、OCT4、BRD4。</w:t></w:r></w:ins></w:p><w:p><w:pPr><w:pStyle w:val="Normal" /></w:pPr><w:ins w:id="1376" w:author="Codex" w:date="2026-07-01T12:27:46Z"><w:r><w:t d6p1:space="preserve" xmlns:d6p1="http://www.w3.org/XML/1998/namespace">5. 用 OCT4 通道的最大投影生成 nucleus_mask。</w:t></w:r></w:ins></w:p><w:p><w:pPr><w:pStyle w:val="Normal" /></w:pPr><w:ins w:id="1377" w:author="Codex" w:date="2026-07-01T12:27:46Z"><w:r><w:t d6p1:space="preserve" xmlns:d6p1="http://www.w3.org/XML/1998/namespace">6. 对 RNA 通道做 3D LoG 检测，选取质量最高且不靠近边界的 RNA spot。</w:t></w:r></w:ins></w:p><w:p><w:pPr><w:pStyle w:val="Normal" /></w:pPr><w:ins w:id="1378" w:author="Codex" w:date="2026-07-01T12:27:46Z"><w:r><w:t d6p1:space="preserve" xmlns:d6p1="http://www.w3.org/XML/1998/namespace">7. 根据 RNA spot 的 z 层选择 img_series_max。</w:t></w:r></w:ins></w:p><w:p><w:pPr><w:pStyle w:val="Normal" /></w:pPr><w:ins w:id="1379" w:author="Codex" w:date="2026-07-01T12:27:46Z"><w:r><w:t d6p1:space="preserve" xmlns:d6p1="http://www.w3.org/XML/1998/namespace">8. 再在 2D 平面用 log_detector_fft 匹配 RNA spot。</w:t></w:r></w:ins></w:p><w:p><w:pPr><w:pStyle w:val="Normal" /></w:pPr><w:ins w:id="1380" w:author="Codex" w:date="2026-07-01T12:27:46Z"><w:r><w:t d6p1:space="preserve" xmlns:d6p1="http://www.w3.org/XML/1998/namespace">9. 计算 RNA foci 的局部强度和背景。</w:t></w:r></w:ins></w:p><w:p><w:pPr><w:pStyle w:val="Normal" /></w:pPr><w:ins w:id="1381" w:author="Codex" w:date="2026-07-01T12:27:46Z"><w:r><w:t d6p1:space="preserve" xmlns:d6p1="http://www.w3.org/XML/1998/namespace">10. 以 RNA foci 为中心构建 roi_window 和 roi_resize。</w:t></w:r></w:ins></w:p><w:p><w:pPr><w:pStyle w:val="Normal" /></w:pPr><w:ins w:id="1382" w:author="Codex" w:date="2026-07-01T12:27:46Z"><w:r><w:t d6p1:space="preserve" xmlns:d6p1="http://www.w3.org/XML/1998/namespace">11. 对 OCT4 和 BRD4 ROI 分别运行 HMRF 分割。</w:t></w:r></w:ins></w:p><w:p><w:pPr><w:pStyle w:val="Normal" /></w:pPr><w:ins w:id="1383" w:author="Codex" w:date="2026-07-01T12:27:46Z"><w:r><w:t d6p1:space="preserve" xmlns:d6p1="http://www.w3.org/XML/1998/namespace">12. 使用 filter_condensates_Area_PC 过滤过小或富集不足的凝聚体。</w:t></w:r></w:ins></w:p><w:p><w:pPr><w:pStyle w:val="Normal" /></w:pPr><w:ins w:id="1384" w:author="Codex" w:date="2026-07-01T12:27:46Z"><w:r><w:t d6p1:space="preserve" xmlns:d6p1="http://www.w3.org/XML/1998/namespace">13. 计算 RNA 到凝聚体边界、中心、界面、质心和半径相关指标。</w:t></w:r></w:ins></w:p><w:p><w:pPr><w:pStyle w:val="Normal" /></w:pPr><w:ins w:id="1385" w:author="Codex" w:date="2026-07-01T12:27:46Z"><w:r><w:t d6p1:space="preserve" xmlns:d6p1="http://www.w3.org/XML/1998/namespace">14. 导出检查图和结果文件。</w:t></w:r></w:ins></w:p><w:p><w:pPr><w:pStyle w:val="Normal" /></w:pPr><w:ins w:id="1386" w:author="Codex" w:date="2026-07-01T12:27:46Z"><w:r><w:t d6p1:space="preserve" xmlns:d6p1="http://www.w3.org/XML/1998/namespace"></w:t></w:r></w:ins></w:p><w:p><w:pPr><w:pStyle w:val="Normal" /></w:pPr><w:ins w:id="1387" w:author="Codex" w:date="2026-07-01T12:27:46Z"><w:r><w:t d6p1:space="preserve" xmlns:d6p1="http://www.w3.org/XML/1998/namespace">输出示例：</w:t></w:r></w:ins></w:p><w:p><w:pPr><w:pStyle w:val="Normal" /></w:pPr><w:ins w:id="1388" w:author="Codex" w:date="2026-07-01T12:27:46Z"><w:r><w:t d6p1:space="preserve" xmlns:d6p1="http://www.w3.org/XML/1998/namespace">sample-denoised.ome.tif</w:t></w:r></w:ins></w:p><w:p><w:pPr><w:pStyle w:val="Normal" /></w:pPr><w:ins w:id="1389" w:author="Codex" w:date="2026-07-01T12:27:46Z"><w:r><w:t d6p1:space="preserve" xmlns:d6p1="http://www.w3.org/XML/1998/namespace">sample-RNA.tif</w:t></w:r></w:ins></w:p><w:p><w:pPr><w:pStyle w:val="Normal" /></w:pPr><w:ins w:id="1390" w:author="Codex" w:date="2026-07-01T12:27:46Z"><w:r><w:t d6p1:space="preserve" xmlns:d6p1="http://www.w3.org/XML/1998/namespace">sample-RNA-Center-roi.tif</w:t></w:r></w:ins></w:p><w:p><w:pPr><w:pStyle w:val="Normal" /></w:pPr><w:ins w:id="1391" w:author="Codex" w:date="2026-07-01T12:27:46Z"><w:r><w:t d6p1:space="preserve" xmlns:d6p1="http://www.w3.org/XML/1998/namespace">sample-OCT4-roi.tif</w:t></w:r></w:ins></w:p><w:p><w:pPr><w:pStyle w:val="Normal" /></w:pPr><w:ins w:id="1392" w:author="Codex" w:date="2026-07-01T12:27:46Z"><w:r><w:t d6p1:space="preserve" xmlns:d6p1="http://www.w3.org/XML/1998/namespace">sample-OCT4-roi-bicubic.tif</w:t></w:r></w:ins></w:p><w:p><w:pPr><w:pStyle w:val="Normal" /></w:pPr><w:ins w:id="1393" w:author="Codex" w:date="2026-07-01T12:27:46Z"><w:r><w:t d6p1:space="preserve" xmlns:d6p1="http://www.w3.org/XML/1998/namespace">sample-OCT4-HMRFseg.png</w:t></w:r></w:ins></w:p><w:p><w:pPr><w:pStyle w:val="Normal" /></w:pPr><w:ins w:id="1394" w:author="Codex" w:date="2026-07-01T12:27:46Z"><w:r><w:t d6p1:space="preserve" xmlns:d6p1="http://www.w3.org/XML/1998/namespace">sample-OCT4-CDmask.tif</w:t></w:r></w:ins></w:p><w:p><w:pPr><w:pStyle w:val="Normal" /></w:pPr><w:ins w:id="1395" w:author="Codex" w:date="2026-07-01T12:27:46Z"><w:r><w:t d6p1:space="preserve" xmlns:d6p1="http://www.w3.org/XML/1998/namespace">sample-OCT4-CDcenter.tif</w:t></w:r></w:ins></w:p><w:p><w:pPr><w:pStyle w:val="Normal" /></w:pPr><w:ins w:id="1396" w:author="Codex" w:date="2026-07-01T12:27:46Z"><w:r><w:t d6p1:space="preserve" xmlns:d6p1="http://www.w3.org/XML/1998/namespace">sample-OCT4-CDinterface.tif</w:t></w:r></w:ins></w:p><w:p><w:pPr><w:pStyle w:val="Normal" /></w:pPr><w:ins w:id="1397" w:author="Codex" w:date="2026-07-01T12:27:46Z"><w:r><w:t d6p1:space="preserve" xmlns:d6p1="http://www.w3.org/XML/1998/namespace">sample-OCT4-CDboundary.tif</w:t></w:r></w:ins></w:p><w:p><w:pPr><w:pStyle w:val="Normal" /></w:pPr><w:ins w:id="1398" w:author="Codex" w:date="2026-07-01T12:27:46Z"><w:r><w:t d6p1:space="preserve" xmlns:d6p1="http://www.w3.org/XML/1998/namespace">sample-BRD4-roi.tif</w:t></w:r></w:ins></w:p><w:p><w:pPr><w:pStyle w:val="Normal" /></w:pPr><w:ins w:id="1399" w:author="Codex" w:date="2026-07-01T12:27:46Z"><w:r><w:t d6p1:space="preserve" xmlns:d6p1="http://www.w3.org/XML/1998/namespace">sample-BRD4-roi-bicubic.tif</w:t></w:r></w:ins></w:p><w:p><w:pPr><w:pStyle w:val="Normal" /></w:pPr><w:ins w:id="1400" w:author="Codex" w:date="2026-07-01T12:27:46Z"><w:r><w:t d6p1:space="preserve" xmlns:d6p1="http://www.w3.org/XML/1998/namespace">sample-BRD4-HMRFseg.png</w:t></w:r></w:ins></w:p><w:p><w:pPr><w:pStyle w:val="Normal" /></w:pPr><w:ins w:id="1401" w:author="Codex" w:date="2026-07-01T12:27:46Z"><w:r><w:t d6p1:space="preserve" xmlns:d6p1="http://www.w3.org/XML/1998/namespace">sample-BRD4-CDmask.tif</w:t></w:r></w:ins></w:p><w:p><w:pPr><w:pStyle w:val="Normal" /></w:pPr><w:ins w:id="1402" w:author="Codex" w:date="2026-07-01T12:27:46Z"><w:r><w:t d6p1:space="preserve" xmlns:d6p1="http://www.w3.org/XML/1998/namespace">sample-BRD4-CDcenter.tif</w:t></w:r></w:ins></w:p><w:p><w:pPr><w:pStyle w:val="Normal" /></w:pPr><w:ins w:id="1403" w:author="Codex" w:date="2026-07-01T12:27:46Z"><w:r><w:t d6p1:space="preserve" xmlns:d6p1="http://www.w3.org/XML/1998/namespace">sample-BRD4-CDinterface.tif</w:t></w:r></w:ins></w:p><w:p><w:pPr><w:pStyle w:val="Normal" /></w:pPr><w:ins w:id="1404" w:author="Codex" w:date="2026-07-01T12:27:46Z"><w:r><w:t d6p1:space="preserve" xmlns:d6p1="http://www.w3.org/XML/1998/namespace">sample-BRD4-CDboundary.tif</w:t></w:r></w:ins></w:p><w:p><w:pPr><w:pStyle w:val="Normal" /></w:pPr><w:ins w:id="1405" w:author="Codex" w:date="2026-07-01T12:27:46Z"><w:r><w:t d6p1:space="preserve" xmlns:d6p1="http://www.w3.org/XML/1998/namespace">sample.mat</w:t></w:r></w:ins></w:p><w:p><w:pPr><w:pStyle w:val="Normal" /></w:pPr><w:ins w:id="1406" w:author="Codex" w:date="2026-07-01T12:27:46Z"><w:r><w:t d6p1:space="preserve" xmlns:d6p1="http://www.w3.org/XML/1998/namespace">sample.png</w:t></w:r></w:ins></w:p><w:p><w:pPr><w:pStyle w:val="Normal" /></w:pPr><w:ins w:id="1407" w:author="Codex" w:date="2026-07-01T12:27:46Z"><w:r><w:t d6p1:space="preserve" xmlns:d6p1="http://www.w3.org/XML/1998/namespace">Cell_analysis_errors.txt</w:t></w:r></w:ins></w:p><w:p><w:pPr><w:pStyle w:val="Normal" /></w:pPr><w:ins w:id="1408" w:author="Codex" w:date="2026-07-01T12:27:46Z"><w:r><w:t d6p1:space="preserve" xmlns:d6p1="http://www.w3.org/XML/1998/namespace"></w:t></w:r></w:ins></w:p><w:p><w:pPr><w:pStyle w:val="Normal" /></w:pPr><w:ins w:id="1409" w:author="Codex" w:date="2026-07-01T12:27:46Z"><w:r><w:t d6p1:space="preserve" xmlns:d6p1="http://www.w3.org/XML/1998/namespace">foci_result 字段：</w:t></w:r></w:ins></w:p><w:p><w:pPr><w:pStyle w:val="Normal" /></w:pPr><w:ins w:id="1410" w:author="Codex" w:date="2026-07-01T12:27:46Z"><w:r><w:t d6p1:space="preserve" xmlns:d6p1="http://www.w3.org/XML/1998/namespace">name</w:t></w:r></w:ins></w:p><w:p><w:pPr><w:pStyle w:val="Normal" /></w:pPr><w:ins w:id="1411" w:author="Codex" w:date="2026-07-01T12:27:46Z"><w:r><w:t d6p1:space="preserve" xmlns:d6p1="http://www.w3.org/XML/1998/namespace">spots_2D</w:t></w:r></w:ins></w:p><w:p><w:pPr><w:pStyle w:val="Normal" /></w:pPr><w:ins w:id="1412" w:author="Codex" w:date="2026-07-01T12:27:46Z"><w:r><w:t d6p1:space="preserve" xmlns:d6p1="http://www.w3.org/XML/1998/namespace">spots_3D</w:t></w:r></w:ins></w:p><w:p><w:pPr><w:pStyle w:val="Normal" /></w:pPr><w:ins w:id="1413" w:author="Codex" w:date="2026-07-01T12:27:46Z"><w:r><w:t d6p1:space="preserve" xmlns:d6p1="http://www.w3.org/XML/1998/namespace">rc_index</w:t></w:r></w:ins></w:p><w:p><w:pPr><w:pStyle w:val="Normal" /></w:pPr><w:ins w:id="1414" w:author="Codex" w:date="2026-07-01T12:27:46Z"><w:r><w:t d6p1:space="preserve" xmlns:d6p1="http://www.w3.org/XML/1998/namespace">rna_bkg</w:t></w:r></w:ins></w:p><w:p><w:pPr><w:pStyle w:val="Normal" /></w:pPr><w:ins w:id="1415" w:author="Codex" w:date="2026-07-01T12:27:46Z"><w:r><w:t d6p1:space="preserve" xmlns:d6p1="http://www.w3.org/XML/1998/namespace">base_bkg</w:t></w:r></w:ins></w:p><w:p><w:pPr><w:pStyle w:val="Normal" /></w:pPr><w:ins w:id="1416" w:author="Codex" w:date="2026-07-01T12:27:46Z"><w:r><w:t d6p1:space="preserve" xmlns:d6p1="http://www.w3.org/XML/1998/namespace">intensity</w:t></w:r></w:ins></w:p><w:p><w:pPr><w:pStyle w:val="Normal" /></w:pPr><w:ins w:id="1417" w:author="Codex" w:date="2026-07-01T12:27:46Z"><w:r><w:t d6p1:space="preserve" xmlns:d6p1="http://www.w3.org/XML/1998/namespace"></w:t></w:r></w:ins></w:p><w:p><w:pPr><w:pStyle w:val="Normal" /></w:pPr><w:ins w:id="1418" w:author="Codex" w:date="2026-07-01T12:27:46Z"><w:r><w:t d6p1:space="preserve" xmlns:d6p1="http://www.w3.org/XML/1998/namespace">condensate_result 字段：</w:t></w:r></w:ins></w:p><w:p><w:pPr><w:pStyle w:val="Normal" /></w:pPr><w:ins w:id="1419" w:author="Codex" w:date="2026-07-01T12:27:46Z"><w:r><w:t d6p1:space="preserve" xmlns:d6p1="http://www.w3.org/XML/1998/namespace">name</w:t></w:r></w:ins></w:p><w:p><w:pPr><w:pStyle w:val="Normal" /></w:pPr><w:ins w:id="1420" w:author="Codex" w:date="2026-07-01T12:27:46Z"><w:r><w:t d6p1:space="preserve" xmlns:d6p1="http://www.w3.org/XML/1998/namespace">spots_2d</w:t></w:r></w:ins></w:p><w:p><w:pPr><w:pStyle w:val="Normal" /></w:pPr><w:ins w:id="1421" w:author="Codex" w:date="2026-07-01T12:27:46Z"><w:r><w:t d6p1:space="preserve" xmlns:d6p1="http://www.w3.org/XML/1998/namespace">img_processed_roi</w:t></w:r></w:ins></w:p><w:p><w:pPr><w:pStyle w:val="Normal" /></w:pPr><w:ins w:id="1422" w:author="Codex" w:date="2026-07-01T12:27:46Z"><w:r><w:t d6p1:space="preserve" xmlns:d6p1="http://www.w3.org/XML/1998/namespace">img_processed_bicubic_roi</w:t></w:r></w:ins></w:p><w:p><w:pPr><w:pStyle w:val="Normal" /></w:pPr><w:ins w:id="1423" w:author="Codex" w:date="2026-07-01T12:27:46Z"><w:r><w:t d6p1:space="preserve" xmlns:d6p1="http://www.w3.org/XML/1998/namespace">CDcenter</w:t></w:r></w:ins></w:p><w:p><w:pPr><w:pStyle w:val="Normal" /></w:pPr><w:ins w:id="1424" w:author="Codex" w:date="2026-07-01T12:27:46Z"><w:r><w:t d6p1:space="preserve" xmlns:d6p1="http://www.w3.org/XML/1998/namespace">CDinterface</w:t></w:r></w:ins></w:p><w:p><w:pPr><w:pStyle w:val="Normal" /></w:pPr><w:ins w:id="1425" w:author="Codex" w:date="2026-07-01T12:27:46Z"><w:r><w:t d6p1:space="preserve" xmlns:d6p1="http://www.w3.org/XML/1998/namespace">CDboundary</w:t></w:r></w:ins></w:p><w:p><w:pPr><w:pStyle w:val="Normal" /></w:pPr><w:ins w:id="1426" w:author="Codex" w:date="2026-07-01T12:27:46Z"><w:r><w:t d6p1:space="preserve" xmlns:d6p1="http://www.w3.org/XML/1998/namespace">CDmask</w:t></w:r></w:ins></w:p><w:p><w:pPr><w:pStyle w:val="Normal" /></w:pPr><w:ins w:id="1427" w:author="Codex" w:date="2026-07-01T12:27:46Z"><w:r><w:t d6p1:space="preserve" xmlns:d6p1="http://www.w3.org/XML/1998/namespace">labels</w:t></w:r></w:ins></w:p><w:p><w:pPr><w:pStyle w:val="Normal" /></w:pPr><w:ins w:id="1428" w:author="Codex" w:date="2026-07-01T12:27:46Z"><w:r><w:t d6p1:space="preserve" xmlns:d6p1="http://www.w3.org/XML/1998/namespace">spots_resize</w:t></w:r></w:ins></w:p><w:p><w:pPr><w:pStyle w:val="Normal" /></w:pPr><w:ins w:id="1429" w:author="Codex" w:date="2026-07-01T12:27:46Z"><w:r><w:t d6p1:space="preserve" xmlns:d6p1="http://www.w3.org/XML/1998/namespace">dist2bound</w:t></w:r></w:ins></w:p><w:p><w:pPr><w:pStyle w:val="Normal" /></w:pPr><w:ins w:id="1430" w:author="Codex" w:date="2026-07-01T12:27:46Z"><w:r><w:t d6p1:space="preserve" xmlns:d6p1="http://www.w3.org/XML/1998/namespace">dist2center</w:t></w:r></w:ins></w:p><w:p><w:pPr><w:pStyle w:val="Normal" /></w:pPr><w:ins w:id="1431" w:author="Codex" w:date="2026-07-01T12:27:46Z"><w:r><w:t d6p1:space="preserve" xmlns:d6p1="http://www.w3.org/XML/1998/namespace">condensate_radius</w:t></w:r></w:ins></w:p><w:p><w:pPr><w:pStyle w:val="Normal" /></w:pPr><w:ins w:id="1432" w:author="Codex" w:date="2026-07-01T12:27:46Z"><w:r><w:t d6p1:space="preserve" xmlns:d6p1="http://www.w3.org/XML/1998/namespace">equiv_radius</w:t></w:r></w:ins></w:p><w:p><w:pPr><w:pStyle w:val="Normal" /></w:pPr><w:ins w:id="1433" w:author="Codex" w:date="2026-07-01T12:27:46Z"><w:r><w:t d6p1:space="preserve" xmlns:d6p1="http://www.w3.org/XML/1998/namespace">boundary2center</w:t></w:r></w:ins></w:p><w:p><w:pPr><w:pStyle w:val="Normal" /></w:pPr><w:ins w:id="1434" w:author="Codex" w:date="2026-07-01T12:27:46Z"><w:r><w:t d6p1:space="preserve" xmlns:d6p1="http://www.w3.org/XML/1998/namespace">dist2boundary</w:t></w:r></w:ins></w:p><w:p><w:pPr><w:pStyle w:val="Normal" /></w:pPr><w:ins w:id="1435" w:author="Codex" w:date="2026-07-01T12:27:46Z"><w:r><w:t d6p1:space="preserve" xmlns:d6p1="http://www.w3.org/XML/1998/namespace">dist2centroid</w:t></w:r></w:ins></w:p><w:p><w:pPr><w:pStyle w:val="Normal" /></w:pPr><w:ins w:id="1436" w:author="Codex" w:date="2026-07-01T12:27:46Z"><w:r><w:t d6p1:space="preserve" xmlns:d6p1="http://www.w3.org/XML/1998/namespace">boundary2centroid</w:t></w:r></w:ins></w:p><w:p><w:pPr><w:pStyle w:val="Normal" /></w:pPr><w:ins w:id="1437" w:author="Codex" w:date="2026-07-01T12:27:46Z"><w:r><w:t d6p1:space="preserve" xmlns:d6p1="http://www.w3.org/XML/1998/namespace"></w:t></w:r></w:ins></w:p><w:p><w:pPr><w:pStyle w:val="Normal" /></w:pPr><w:ins w:id="1438" w:author="Codex" w:date="2026-07-01T12:27:46Z"><w:r><w:t d6p1:space="preserve" xmlns:d6p1="http://www.w3.org/XML/1998/namespace">重要距离指标：</w:t></w:r></w:ins></w:p><w:p><w:pPr><w:pStyle w:val="Normal" /></w:pPr><w:ins w:id="1439" w:author="Codex" w:date="2026-07-01T12:27:46Z"><w:r><w:t d6p1:space="preserve" xmlns:d6p1="http://www.w3.org/XML/1998/namespace">dist2bound：点到最近凝聚体边界的距离；如果点在凝聚体内部，距离为负值。</w:t></w:r></w:ins></w:p><w:p><w:pPr><w:pStyle w:val="Normal" /></w:pPr><w:ins w:id="1440" w:author="Codex" w:date="2026-07-01T12:27:46Z"><w:r><w:t d6p1:space="preserve" xmlns:d6p1="http://www.w3.org/XML/1998/namespace">dist2center：点到凝聚体中心点的距离。</w:t></w:r></w:ins></w:p><w:p><w:pPr><w:pStyle w:val="Normal" /></w:pPr><w:ins w:id="1441" w:author="Codex" w:date="2026-07-01T12:27:46Z"><w:r><w:t d6p1:space="preserve" xmlns:d6p1="http://www.w3.org/XML/1998/namespace">condensate_radius：沿点到中心方向估计的凝聚体半径。</w:t></w:r></w:ins></w:p><w:p><w:pPr><w:pStyle w:val="Normal" /></w:pPr><w:ins w:id="1442" w:author="Codex" w:date="2026-07-01T12:27:46Z"><w:r><w:t d6p1:space="preserve" xmlns:d6p1="http://www.w3.org/XML/1998/namespace">equiv_radius：基于等效直径估计的半径。</w:t></w:r></w:ins></w:p><w:p><w:pPr><w:pStyle w:val="Normal" /></w:pPr><w:ins w:id="1443" w:author="Codex" w:date="2026-07-01T12:27:46Z"><w:r><w:t d6p1:space="preserve" xmlns:d6p1="http://www.w3.org/XML/1998/namespace">boundary2center：最近边界到中心的距离。</w:t></w:r></w:ins></w:p><w:p><w:pPr><w:pStyle w:val="Normal" /></w:pPr><w:ins w:id="1444" w:author="Codex" w:date="2026-07-01T12:27:46Z"><w:r><w:t d6p1:space="preserve" xmlns:d6p1="http://www.w3.org/XML/1998/namespace">dist2boundary：点到同一凝聚体界面边界的最近距离，内部为负。</w:t></w:r></w:ins></w:p><w:p><w:pPr><w:pStyle w:val="Normal" /></w:pPr><w:ins w:id="1445" w:author="Codex" w:date="2026-07-01T12:27:46Z"><w:r><w:t d6p1:space="preserve" xmlns:d6p1="http://www.w3.org/XML/1998/namespace">dist2centroid：点到最近凝聚体质心或检测中心的距离。</w:t></w:r></w:ins></w:p><w:p><w:pPr><w:pStyle w:val="Normal" /></w:pPr><w:ins w:id="1446" w:author="Codex" w:date="2026-07-01T12:27:46Z"><w:r><w:t d6p1:space="preserve" xmlns:d6p1="http://www.w3.org/XML/1998/namespace">boundary2centroid：最近边界到质心的距离。</w:t></w:r></w:ins></w:p><w:p><w:pPr><w:pStyle w:val="Normal" /></w:pPr><w:ins w:id="1447" w:author="Codex" w:date="2026-07-01T12:27:46Z"><w:r><w:t d6p1:space="preserve" xmlns:d6p1="http://www.w3.org/XML/1998/namespace"></w:t></w:r></w:ins></w:p><w:p><w:pPr><w:pStyle w:val="Normal" /></w:pPr><w:ins w:id="1448" w:author="Codex" w:date="2026-07-01T12:27:46Z"><w:r><w:t d6p1:space="preserve" xmlns:d6p1="http://www.w3.org/XML/1998/namespace">如只分析一个蛋白凝聚体通道：</w:t></w:r></w:ins></w:p><w:p><w:pPr><w:pStyle w:val="Normal" /></w:pPr><w:ins w:id="1449" w:author="Codex" w:date="2026-07-01T12:27:46Z"><w:r><w:t d6p1:space="preserve" xmlns:d6p1="http://www.w3.org/XML/1998/namespace">1. 把 for c_iter = 2:3 改为只循环对应通道。</w:t></w:r></w:ins></w:p><w:p><w:pPr><w:pStyle w:val="Normal" /></w:pPr><w:ins w:id="1450" w:author="Codex" w:date="2026-07-01T12:27:46Z"><w:r><w:t d6p1:space="preserve" xmlns:d6p1="http://www.w3.org/XML/1998/namespace">2. 修改 channel_labels。</w:t></w:r></w:ins></w:p><w:p><w:pPr><w:pStyle w:val="Normal" /></w:pPr><w:ins w:id="1451" w:author="Codex" w:date="2026-07-01T12:27:46Z"><w:r><w:t d6p1:space="preserve" xmlns:d6p1="http://www.w3.org/XML/1998/namespace">3. 把 seg_points = [5, 5] 改为单元素数组。</w:t></w:r></w:ins></w:p><w:p><w:pPr><w:pStyle w:val="Normal" /></w:pPr><w:ins w:id="1452" w:author="Codex" w:date="2026-07-01T12:27:46Z"><w:r><w:t d6p1:space="preserve" xmlns:d6p1="http://www.w3.org/XML/1998/namespace">4. 检查所有 condensate_result 索引是否仍然正确。</w:t></w:r></w:ins></w:p><w:p><w:pPr><w:pStyle w:val="Normal" /></w:pPr><w:ins w:id="1453" w:author="Codex" w:date="2026-07-01T12:27:46Z"><w:r><w:t d6p1:space="preserve" xmlns:d6p1="http://www.w3.org/XML/1998/namespace"></w:t></w:r></w:ins></w:p><w:p><w:pPr><w:pStyle w:val="Heading2" /></w:pPr><w:ins w:id="1454" w:author="Codex" w:date="2026-07-01T12:27:46Z"><w:r><w:t d6p1:space="preserve" xmlns:d6p1="http://www.w3.org/XML/1998/namespace">1.8 四色 DNA/RNA 和双凝聚体共定位分析</w:t></w:r></w:ins></w:p><w:p><w:pPr><w:pStyle w:val="Normal" /></w:pPr><w:ins w:id="1455" w:author="Codex" w:date="2026-07-01T12:27:46Z"><w:r><w:t d6p1:space="preserve" xmlns:d6p1="http://www.w3.org/XML/1998/namespace">目录：</w:t></w:r></w:ins></w:p><w:p><w:pPr><w:pStyle w:val="Normal" /></w:pPr><w:ins w:id="1456" w:author="Codex" w:date="2026-07-01T12:27:46Z"><w:r><w:t d6p1:space="preserve" xmlns:d6p1="http://www.w3.org/XML/1998/namespace">Step3_downstream_analysis/4color-DNA-RNA-2Condensate/</w:t></w:r></w:ins></w:p><w:p><w:pPr><w:pStyle w:val="Normal" /></w:pPr><w:ins w:id="1457" w:author="Codex" w:date="2026-07-01T12:27:46Z"><w:r><w:t d6p1:space="preserve" xmlns:d6p1="http://www.w3.org/XML/1998/namespace"></w:t></w:r></w:ins></w:p><w:p><w:pPr><w:pStyle w:val="Normal" /></w:pPr><w:ins w:id="1458" w:author="Codex" w:date="2026-07-01T12:27:46Z"><w:r><w:t d6p1:space="preserve" xmlns:d6p1="http://www.w3.org/XML/1998/namespace">主脚本：</w:t></w:r></w:ins></w:p><w:p><w:pPr><w:pStyle w:val="Normal" /></w:pPr><w:ins w:id="1459" w:author="Codex" w:date="2026-07-01T12:27:46Z"><w:r><w:t d6p1:space="preserve" xmlns:d6p1="http://www.w3.org/XML/1998/namespace">denoise_deconv_foci_condensate_average_HMRF_boundary.m</w:t></w:r></w:ins></w:p><w:p><w:pPr><w:pStyle w:val="Normal" /></w:pPr><w:ins w:id="1460" w:author="Codex" w:date="2026-07-01T12:27:46Z"><w:r><w:t d6p1:space="preserve" xmlns:d6p1="http://www.w3.org/XML/1998/namespace"></w:t></w:r></w:ins></w:p><w:p><w:pPr><w:pStyle w:val="Normal" /></w:pPr><w:ins w:id="1461" w:author="Codex" w:date="2026-07-01T12:27:46Z"><w:r><w:t d6p1:space="preserve" xmlns:d6p1="http://www.w3.org/XML/1998/namespace">适用场景：</w:t></w:r></w:ins></w:p><w:p><w:pPr><w:pStyle w:val="Normal" /></w:pPr><w:ins w:id="1462" w:author="Codex" w:date="2026-07-01T12:27:46Z"><w:r><w:t d6p1:space="preserve" xmlns:d6p1="http://www.w3.org/XML/1998/namespace">1. 四色图像包含 DNA、RNA、OCT4、BRD4。</w:t></w:r></w:ins></w:p><w:p><w:pPr><w:pStyle w:val="Normal" /></w:pPr><w:ins w:id="1463" w:author="Codex" w:date="2026-07-01T12:27:46Z"><w:r><w:t d6p1:space="preserve" xmlns:d6p1="http://www.w3.org/XML/1998/namespace">2. 需要比较 RNA 阳性和 RNA 阴性细胞中 DNA/RNA 与双凝聚体的空间关系。</w:t></w:r></w:ins></w:p><w:p><w:pPr><w:pStyle w:val="Normal" /></w:pPr><w:ins w:id="1464" w:author="Codex" w:date="2026-07-01T12:27:46Z"><w:r><w:t d6p1:space="preserve" xmlns:d6p1="http://www.w3.org/XML/1998/namespace">3. 需要生成散点图、密度等高线图和随机点对照。</w:t></w:r></w:ins></w:p><w:p><w:pPr><w:pStyle w:val="Normal" /></w:pPr><w:ins w:id="1465" w:author="Codex" w:date="2026-07-01T12:27:46Z"><w:r><w:t d6p1:space="preserve" xmlns:d6p1="http://www.w3.org/XML/1998/namespace"></w:t></w:r></w:ins></w:p><w:p><w:pPr><w:pStyle w:val="Normal" /></w:pPr><w:ins w:id="1466" w:author="Codex" w:date="2026-07-01T12:27:46Z"><w:r><w:t d6p1:space="preserve" xmlns:d6p1="http://www.w3.org/XML/1998/namespace">默认数据目录：</w:t></w:r></w:ins></w:p><w:p><w:pPr><w:pStyle w:val="Normal" /></w:pPr><w:ins w:id="1467" w:author="Codex" w:date="2026-07-01T12:27:46Z"><w:r><w:t d6p1:space="preserve" xmlns:d6p1="http://www.w3.org/XML/1998/namespace">Promoter_RNA_OCT4_BRD4/</w:t></w:r></w:ins></w:p><w:p><w:pPr><w:pStyle w:val="Normal" /></w:pPr><w:ins w:id="1468" w:author="Codex" w:date="2026-07-01T12:27:46Z"><w:r><w:t d6p1:space="preserve" xmlns:d6p1="http://www.w3.org/XML/1998/namespace">SCR_RNA_OCT4_BRD4/</w:t></w:r></w:ins></w:p><w:p><w:pPr><w:pStyle w:val="Normal" /></w:pPr><w:ins w:id="1469" w:author="Codex" w:date="2026-07-01T12:27:46Z"><w:r><w:t d6p1:space="preserve" xmlns:d6p1="http://www.w3.org/XML/1998/namespace"></w:t></w:r></w:ins></w:p><w:p><w:pPr><w:pStyle w:val="Normal" /></w:pPr><w:ins w:id="1470" w:author="Codex" w:date="2026-07-01T12:27:46Z"><w:r><w:t d6p1:space="preserve" xmlns:d6p1="http://www.w3.org/XML/1998/namespace">每个数据目录建议包含：</w:t></w:r></w:ins></w:p><w:p><w:pPr><w:pStyle w:val="Normal" /></w:pPr><w:ins w:id="1471" w:author="Codex" w:date="2026-07-01T12:27:46Z"><w:r><w:t d6p1:space="preserve" xmlns:d6p1="http://www.w3.org/XML/1998/namespace">Cell_with_RNA.txt</w:t></w:r></w:ins></w:p><w:p><w:pPr><w:pStyle w:val="Normal" /></w:pPr><w:ins w:id="1472" w:author="Codex" w:date="2026-07-01T12:27:46Z"><w:r><w:t d6p1:space="preserve" xmlns:d6p1="http://www.w3.org/XML/1998/namespace">Cell_without_RNA.txt</w:t></w:r></w:ins></w:p><w:p><w:pPr><w:pStyle w:val="Normal" /></w:pPr><w:ins w:id="1473" w:author="Codex" w:date="2026-07-01T12:27:46Z"><w:r><w:t d6p1:space="preserve" xmlns:d6p1="http://www.w3.org/XML/1998/namespace">若干单细胞 TIFF</w:t></w:r></w:ins></w:p><w:p><w:pPr><w:pStyle w:val="Normal" /></w:pPr><w:ins w:id="1474" w:author="Codex" w:date="2026-07-01T12:27:46Z"><w:r><w:t d6p1:space="preserve" xmlns:d6p1="http://www.w3.org/XML/1998/namespace"></w:t></w:r></w:ins></w:p><w:p><w:pPr><w:pStyle w:val="Normal" /></w:pPr><w:ins w:id="1475" w:author="Codex" w:date="2026-07-01T12:27:46Z"><w:r><w:t d6p1:space="preserve" xmlns:d6p1="http://www.w3.org/XML/1998/namespace">输出目录：</w:t></w:r></w:ins></w:p><w:p><w:pPr><w:pStyle w:val="Normal" /></w:pPr><w:ins w:id="1476" w:author="Codex" w:date="2026-07-01T12:27:46Z"><w:r><w:t d6p1:space="preserve" xmlns:d6p1="http://www.w3.org/XML/1998/namespace">filter_result_with_RNA_average_boundary/</w:t></w:r></w:ins></w:p><w:p><w:pPr><w:pStyle w:val="Normal" /></w:pPr><w:ins w:id="1477" w:author="Codex" w:date="2026-07-01T12:27:46Z"><w:r><w:t d6p1:space="preserve" xmlns:d6p1="http://www.w3.org/XML/1998/namespace">filter_result_without_RNA_average_boundary/</w:t></w:r></w:ins></w:p><w:p><w:pPr><w:pStyle w:val="Normal" /></w:pPr><w:ins w:id="1478" w:author="Codex" w:date="2026-07-01T12:27:46Z"><w:r><w:t d6p1:space="preserve" xmlns:d6p1="http://www.w3.org/XML/1998/namespace"></w:t></w:r></w:ins></w:p><w:p><w:pPr><w:pStyle w:val="Normal" /></w:pPr><w:ins w:id="1479" w:author="Codex" w:date="2026-07-01T12:27:46Z"><w:r><w:t d6p1:space="preserve" xmlns:d6p1="http://www.w3.org/XML/1998/namespace">通道标签：</w:t></w:r></w:ins></w:p><w:p><w:pPr><w:pStyle w:val="Normal" /></w:pPr><w:ins w:id="1480" w:author="Codex" w:date="2026-07-01T12:27:46Z"><w:r><w:t d6p1:space="preserve" xmlns:d6p1="http://www.w3.org/XML/1998/namespace">channel_labels = {'DNA', 'RNA', 'OCT4', 'BRD4'}</w:t></w:r></w:ins></w:p><w:p><w:pPr><w:pStyle w:val="Normal" /></w:pPr><w:ins w:id="1481" w:author="Codex" w:date="2026-07-01T12:27:46Z"><w:r><w:t d6p1:space="preserve" xmlns:d6p1="http://www.w3.org/XML/1998/namespace"></w:t></w:r></w:ins></w:p><w:p><w:pPr><w:pStyle w:val="Normal" /></w:pPr><w:ins w:id="1482" w:author="Codex" w:date="2026-07-01T12:27:46Z"><w:r><w:t d6p1:space="preserve" xmlns:d6p1="http://www.w3.org/XML/1998/namespace">关键参数：</w:t></w:r></w:ins></w:p><w:p><w:pPr><w:pStyle w:val="Normal" /></w:pPr><w:ins w:id="1483" w:author="Codex" w:date="2026-07-01T12:27:46Z"><w:r><w:t d6p1:space="preserve" xmlns:d6p1="http://www.w3.org/XML/1998/namespace">min_partition_coefficient = [1.2, 1.2]</w:t></w:r></w:ins></w:p><w:p><w:pPr><w:pStyle w:val="Normal" /></w:pPr><w:ins w:id="1484" w:author="Codex" w:date="2026-07-01T12:27:46Z"><w:r><w:t d6p1:space="preserve" xmlns:d6p1="http://www.w3.org/XML/1998/namespace">seg_points = [5, 5]</w:t></w:r></w:ins></w:p><w:p><w:pPr><w:pStyle w:val="Normal" /></w:pPr><w:ins w:id="1485" w:author="Codex" w:date="2026-07-01T12:27:46Z"><w:r><w:t d6p1:space="preserve" xmlns:d6p1="http://www.w3.org/XML/1998/namespace">roi_width = 31</w:t></w:r></w:ins></w:p><w:p><w:pPr><w:pStyle w:val="Normal" /></w:pPr><w:ins w:id="1486" w:author="Codex" w:date="2026-07-01T12:27:46Z"><w:r><w:t d6p1:space="preserve" xmlns:d6p1="http://www.w3.org/XML/1998/namespace">neighbor_radius = 20，目前 local otsu 逻辑被注释，主要使用 HMRF。</w:t></w:r></w:ins></w:p><w:p><w:pPr><w:pStyle w:val="Normal" /></w:pPr><w:ins w:id="1487" w:author="Codex" w:date="2026-07-01T12:27:46Z"><w:r><w:t d6p1:space="preserve" xmlns:d6p1="http://www.w3.org/XML/1998/namespace"></w:t></w:r></w:ins></w:p><w:p><w:pPr><w:pStyle w:val="Normal" /></w:pPr><w:ins w:id="1488" w:author="Codex" w:date="2026-07-01T12:27:46Z"><w:r><w:t d6p1:space="preserve" xmlns:d6p1="http://www.w3.org/XML/1998/namespace">主要流程：</w:t></w:r></w:ins></w:p><w:p><w:pPr><w:pStyle w:val="Normal" /></w:pPr><w:ins w:id="1489" w:author="Codex" w:date="2026-07-01T12:27:46Z"><w:r><w:t d6p1:space="preserve" xmlns:d6p1="http://www.w3.org/XML/1998/namespace">1. 根据 with_RNA = 1 或 0 读取 Cell_with_RNA.txt 或 Cell_without_RNA.txt。</w:t></w:r></w:ins></w:p><w:p><w:pPr><w:pStyle w:val="Normal" /></w:pPr><w:ins w:id="1490" w:author="Codex" w:date="2026-07-01T12:27:46Z"><w:r><w:t d6p1:space="preserve" xmlns:d6p1="http://www.w3.org/XML/1998/namespace">2. 初始化对应输出目录和 Cell_analysis_errors.txt。</w:t></w:r></w:ins></w:p><w:p><w:pPr><w:pStyle w:val="Normal" /></w:pPr><w:ins w:id="1491" w:author="Codex" w:date="2026-07-01T12:27:46Z"><w:r><w:t d6p1:space="preserve" xmlns:d6p1="http://www.w3.org/XML/1998/namespace">3. 读取 4 通道 z-stack。</w:t></w:r></w:ins></w:p><w:p><w:pPr><w:pStyle w:val="Normal" /></w:pPr><w:ins w:id="1492" w:author="Codex" w:date="2026-07-01T12:27:46Z"><w:r><w:t d6p1:space="preserve" xmlns:d6p1="http://www.w3.org/XML/1998/namespace">4. 对每个通道使用 N2V 去噪。</w:t></w:r></w:ins></w:p><w:p><w:pPr><w:pStyle w:val="Normal" /></w:pPr><w:ins w:id="1493" w:author="Codex" w:date="2026-07-01T12:27:46Z"><w:r><w:t d6p1:space="preserve" xmlns:d6p1="http://www.w3.org/XML/1998/namespace">5. 对 405、488、560、640 通道分别反卷积。</w:t></w:r></w:ins></w:p><w:p><w:pPr><w:pStyle w:val="Normal" /></w:pPr><w:ins w:id="1494" w:author="Codex" w:date="2026-07-01T12:27:46Z"><w:r><w:t d6p1:space="preserve" xmlns:d6p1="http://www.w3.org/XML/1998/namespace">6. 405 通道根据平均强度筛选 layer_select；若没有层通过 mean &gt;= 500，则 warning 并使用全部 z 层。</w:t></w:r></w:ins></w:p><w:p><w:pPr><w:pStyle w:val="Normal" /></w:pPr><w:ins w:id="1495" w:author="Codex" w:date="2026-07-01T12:27:46Z"><w:r><w:t d6p1:space="preserve" xmlns:d6p1="http://www.w3.org/XML/1998/namespace">7. 检测 405 DNA spot，通常作为参考 foci。</w:t></w:r></w:ins></w:p><w:p><w:pPr><w:pStyle w:val="Normal" /></w:pPr><w:ins w:id="1496" w:author="Codex" w:date="2026-07-01T12:27:46Z"><w:r><w:t d6p1:space="preserve" xmlns:d6p1="http://www.w3.org/XML/1998/namespace">8. RNA 阳性细胞中检测 488 RNA spot，并在 5 pixel 范围内与 DNA spot 匹配；若无可靠 RNA，则使用 DNA spot 位置作为占位。</w:t></w:r></w:ins></w:p><w:p><w:pPr><w:pStyle w:val="Normal" /></w:pPr><w:ins w:id="1497" w:author="Codex" w:date="2026-07-01T12:27:46Z"><w:r><w:t d6p1:space="preserve" xmlns:d6p1="http://www.w3.org/XML/1998/namespace">9. 根据 405/488 spot 的 z 层选择 z_layer_used；OCT4/BRD4 通道用两者中间范围的 z 层平均。</w:t></w:r></w:ins></w:p><w:p><w:pPr><w:pStyle w:val="Normal" /></w:pPr><w:ins w:id="1498" w:author="Codex" w:date="2026-07-01T12:27:46Z"><w:r><w:t d6p1:space="preserve" xmlns:d6p1="http://www.w3.org/XML/1998/namespace">10. 生成 img_series_max，其中 foci 通道使用各自最亮层，凝聚体通道使用平均层。</w:t></w:r></w:ins></w:p><w:p><w:pPr><w:pStyle w:val="Normal" /></w:pPr><w:ins w:id="1499" w:author="Codex" w:date="2026-07-01T12:27:46Z"><w:r><w:t d6p1:space="preserve" xmlns:d6p1="http://www.w3.org/XML/1998/namespace">11. 使用 OCT4 通道优先生成核掩膜；若 405 spot 无法在该核掩膜内匹配，则回退到 DNA 通道生成核掩膜。</w:t></w:r></w:ins></w:p><w:p><w:pPr><w:pStyle w:val="Normal" /></w:pPr><w:ins w:id="1500" w:author="Codex" w:date="2026-07-01T12:27:46Z"><w:r><w:t d6p1:space="preserve" xmlns:d6p1="http://www.w3.org/XML/1998/namespace">12. 处理 DNA 和 RNA foci，计算强度、背景和 ROI。</w:t></w:r></w:ins></w:p><w:p><w:pPr><w:pStyle w:val="Normal" /></w:pPr><w:ins w:id="1501" w:author="Codex" w:date="2026-07-01T12:27:46Z"><w:r><w:t d6p1:space="preserve" xmlns:d6p1="http://www.w3.org/XML/1998/namespace">13. 处理 OCT4 和 BRD4 凝聚体，HMRF 分割、过滤、计算距离。</w:t></w:r></w:ins></w:p><w:p><w:pPr><w:pStyle w:val="Normal" /></w:pPr><w:ins w:id="1502" w:author="Codex" w:date="2026-07-01T12:27:46Z"><w:r><w:t d6p1:space="preserve" xmlns:d6p1="http://www.w3.org/XML/1998/namespace">14. 保存结果，并生成每个细胞的叠加检查图。</w:t></w:r></w:ins></w:p><w:p><w:pPr><w:pStyle w:val="Normal" /></w:pPr><w:ins w:id="1503" w:author="Codex" w:date="2026-07-01T12:27:46Z"><w:r><w:t d6p1:space="preserve" xmlns:d6p1="http://www.w3.org/XML/1998/namespace">15. 后续统计块从保存的 .mat 文件出发，计算随机点到凝聚体、DNA/RNA 到凝聚体、DNA-RNA 距离，并生成散点图和等高线图。</w:t></w:r></w:ins></w:p><w:p><w:pPr><w:pStyle w:val="Normal" /></w:pPr><w:ins w:id="1504" w:author="Codex" w:date="2026-07-01T12:27:46Z"><w:r><w:t d6p1:space="preserve" xmlns:d6p1="http://www.w3.org/XML/1998/namespace"></w:t></w:r></w:ins></w:p><w:p><w:pPr><w:pStyle w:val="Normal" /></w:pPr><w:ins w:id="1505" w:author="Codex" w:date="2026-07-01T12:27:46Z"><w:r><w:t d6p1:space="preserve" xmlns:d6p1="http://www.w3.org/XML/1998/namespace">后处理部分包括：</w:t></w:r></w:ins></w:p><w:p><w:pPr><w:pStyle w:val="Normal" /></w:pPr><w:ins w:id="1506" w:author="Codex" w:date="2026-07-01T12:27:46Z"><w:r><w:t d6p1:space="preserve" xmlns:d6p1="http://www.w3.org/XML/1998/namespace">1. calculate distance from random sites to boundary, centroids and condensate radius。</w:t></w:r></w:ins></w:p><w:p><w:pPr><w:pStyle w:val="Normal" /></w:pPr><w:ins w:id="1507" w:author="Codex" w:date="2026-07-01T12:27:46Z"><w:r><w:t d6p1:space="preserve" xmlns:d6p1="http://www.w3.org/XML/1998/namespace">2. calculate distance between DNA/RNA sites。</w:t></w:r></w:ins></w:p><w:p><w:pPr><w:pStyle w:val="Normal" /></w:pPr><w:ins w:id="1508" w:author="Codex" w:date="2026-07-01T12:27:46Z"><w:r><w:t d6p1:space="preserve" xmlns:d6p1="http://www.w3.org/XML/1998/namespace">3. calculate distance from DNA(enhancer)/RNA sites to boundary。</w:t></w:r></w:ins></w:p><w:p><w:pPr><w:pStyle w:val="Normal" /></w:pPr><w:ins w:id="1509" w:author="Codex" w:date="2026-07-01T12:27:46Z"><w:r><w:t d6p1:space="preserve" xmlns:d6p1="http://www.w3.org/XML/1998/namespace">4. calculate distance from DNA(promoter)/RNA sites to centroid。</w:t></w:r></w:ins></w:p><w:p><w:pPr><w:pStyle w:val="Normal" /></w:pPr><w:ins w:id="1510" w:author="Codex" w:date="2026-07-01T12:27:46Z"><w:r><w:t d6p1:space="preserve" xmlns:d6p1="http://www.w3.org/XML/1998/namespace">5. Summary distance to centroids and condensate radius。</w:t></w:r></w:ins></w:p><w:p><w:pPr><w:pStyle w:val="Normal" /></w:pPr><w:ins w:id="1511" w:author="Codex" w:date="2026-07-01T12:27:46Z"><w:r><w:t d6p1:space="preserve" xmlns:d6p1="http://www.w3.org/XML/1998/namespace">6. Scatter plot。</w:t></w:r></w:ins></w:p><w:p><w:pPr><w:pStyle w:val="Normal" /></w:pPr><w:ins w:id="1512" w:author="Codex" w:date="2026-07-01T12:27:46Z"><w:r><w:t d6p1:space="preserve" xmlns:d6p1="http://www.w3.org/XML/1998/namespace">7. Contour plot。</w:t></w:r></w:ins></w:p><w:p><w:pPr><w:pStyle w:val="Normal" /></w:pPr><w:ins w:id="1513" w:author="Codex" w:date="2026-07-01T12:27:46Z"><w:r><w:t d6p1:space="preserve" xmlns:d6p1="http://www.w3.org/XML/1998/namespace">8. Merged scatter plot。</w:t></w:r></w:ins></w:p><w:p><w:pPr><w:pStyle w:val="Normal" /></w:pPr><w:ins w:id="1514" w:author="Codex" w:date="2026-07-01T12:27:46Z"><w:r><w:t d6p1:space="preserve" xmlns:d6p1="http://www.w3.org/XML/1998/namespace"></w:t></w:r></w:ins></w:p><w:p><w:pPr><w:pStyle w:val="Normal" /></w:pPr><w:ins w:id="1515" w:author="Codex" w:date="2026-07-01T12:27:46Z"><w:r><w:t d6p1:space="preserve" xmlns:d6p1="http://www.w3.org/XML/1998/namespace">运行后处理块前必须修改：</w:t></w:r></w:ins></w:p><w:p><w:pPr><w:pStyle w:val="Normal" /></w:pPr><w:ins w:id="1516" w:author="Codex" w:date="2026-07-01T12:27:46Z"><w:r><w:t d6p1:space="preserve" xmlns:d6p1="http://www.w3.org/XML/1998/namespace">1. filepath：选择 Promoter_RNA_OCT4_BRD4 或 SCR_RNA_OCT4_BRD4。</w:t></w:r></w:ins></w:p><w:p><w:pPr><w:pStyle w:val="Normal" /></w:pPr><w:ins w:id="1517" w:author="Codex" w:date="2026-07-01T12:27:46Z"><w:r><w:t d6p1:space="preserve" xmlns:d6p1="http://www.w3.org/XML/1998/namespace">2. dna：设置为 Promoter 或 SCR。</w:t></w:r></w:ins></w:p><w:p><w:pPr><w:pStyle w:val="Normal" /></w:pPr><w:ins w:id="1518" w:author="Codex" w:date="2026-07-01T12:27:46Z"><w:r><w:t d6p1:space="preserve" xmlns:d6p1="http://www.w3.org/XML/1998/namespace">3. z step 规则：当前脚本中部分 DNA/RNA 3D 距离根据文件名前六位日期判断 pz = 300 或 200 nm，这一规则必须根据实际数据确认。</w:t></w:r></w:ins></w:p><w:p><w:pPr><w:pStyle w:val="Normal" /></w:pPr><w:ins w:id="1519" w:author="Codex" w:date="2026-07-01T12:27:46Z"><w:r><w:t d6p1:space="preserve" xmlns:d6p1="http://www.w3.org/XML/1998/namespace">4. 后处理块通常需要逐节运行，不建议不检查变量就一次性全跑。</w:t></w:r></w:ins></w:p><w:p><w:pPr><w:pStyle w:val="Normal" /></w:pPr><w:ins w:id="1520" w:author="Codex" w:date="2026-07-01T12:27:46Z"><w:r><w:t d6p1:space="preserve" xmlns:d6p1="http://www.w3.org/XML/1998/namespace"></w:t></w:r></w:ins></w:p><w:p><w:pPr><w:pStyle w:val="Heading2" /></w:pPr><w:ins w:id="1521" w:author="Codex" w:date="2026-07-01T12:27:46Z"><w:r><w:t d6p1:space="preserve" xmlns:d6p1="http://www.w3.org/XML/1998/namespace">1.9 四色 Promoter/RNA/Enhancer 和单凝聚体共定位分析</w:t></w:r></w:ins></w:p><w:p><w:pPr><w:pStyle w:val="Normal" /></w:pPr><w:ins w:id="1522" w:author="Codex" w:date="2026-07-01T12:27:46Z"><w:r><w:t d6p1:space="preserve" xmlns:d6p1="http://www.w3.org/XML/1998/namespace">目录：</w:t></w:r></w:ins></w:p><w:p><w:pPr><w:pStyle w:val="Normal" /></w:pPr><w:ins w:id="1523" w:author="Codex" w:date="2026-07-01T12:27:46Z"><w:r><w:t d6p1:space="preserve" xmlns:d6p1="http://www.w3.org/XML/1998/namespace">Step3_downstream_analysis/4color-Promoter-RNA-Enhancer-Condensate/</w:t></w:r></w:ins></w:p><w:p><w:pPr><w:pStyle w:val="Normal" /></w:pPr><w:ins w:id="1524" w:author="Codex" w:date="2026-07-01T12:27:46Z"><w:r><w:t d6p1:space="preserve" xmlns:d6p1="http://www.w3.org/XML/1998/namespace"></w:t></w:r></w:ins></w:p><w:p><w:pPr><w:pStyle w:val="Normal" /></w:pPr><w:ins w:id="1525" w:author="Codex" w:date="2026-07-01T12:27:46Z"><w:r><w:t d6p1:space="preserve" xmlns:d6p1="http://www.w3.org/XML/1998/namespace">主脚本：</w:t></w:r></w:ins></w:p><w:p><w:pPr><w:pStyle w:val="Normal" /></w:pPr><w:ins w:id="1526" w:author="Codex" w:date="2026-07-01T12:27:46Z"><w:r><w:t d6p1:space="preserve" xmlns:d6p1="http://www.w3.org/XML/1998/namespace">denoise_deconv_PRE_condensate_averaged_HMRF_boundary.m</w:t></w:r></w:ins></w:p><w:p><w:pPr><w:pStyle w:val="Normal" /></w:pPr><w:ins w:id="1527" w:author="Codex" w:date="2026-07-01T12:27:46Z"><w:r><w:t d6p1:space="preserve" xmlns:d6p1="http://www.w3.org/XML/1998/namespace"></w:t></w:r></w:ins></w:p><w:p><w:pPr><w:pStyle w:val="Normal" /></w:pPr><w:ins w:id="1528" w:author="Codex" w:date="2026-07-01T12:27:46Z"><w:r><w:t d6p1:space="preserve" xmlns:d6p1="http://www.w3.org/XML/1998/namespace">适用场景：</w:t></w:r></w:ins></w:p><w:p><w:pPr><w:pStyle w:val="Normal" /></w:pPr><w:ins w:id="1529" w:author="Codex" w:date="2026-07-01T12:27:46Z"><w:r><w:t d6p1:space="preserve" xmlns:d6p1="http://www.w3.org/XML/1998/namespace">1. 四色图像包含 Promoter、RNA、Enhancer/SCR 和一个凝聚体通道。</w:t></w:r></w:ins></w:p><w:p><w:pPr><w:pStyle w:val="Normal" /></w:pPr><w:ins w:id="1530" w:author="Codex" w:date="2026-07-01T12:27:46Z"><w:r><w:t d6p1:space="preserve" xmlns:d6p1="http://www.w3.org/XML/1998/namespace">2. 分别分析 Promoter_RNA_SCR_BRD4 和 Promoter_RNA_SCR_OCT4。</w:t></w:r></w:ins></w:p><w:p><w:pPr><w:pStyle w:val="Normal" /></w:pPr><w:ins w:id="1531" w:author="Codex" w:date="2026-07-01T12:27:46Z"><w:r><w:t d6p1:space="preserve" xmlns:d6p1="http://www.w3.org/XML/1998/namespace">3. 需要比较 Promoter、RNA、SCR/Enhancer 到 OCT4 或 BRD4 凝聚体的距离。</w:t></w:r></w:ins></w:p><w:p><w:pPr><w:pStyle w:val="Normal" /></w:pPr><w:ins w:id="1532" w:author="Codex" w:date="2026-07-01T12:27:46Z"><w:r><w:t d6p1:space="preserve" xmlns:d6p1="http://www.w3.org/XML/1998/namespace"></w:t></w:r></w:ins></w:p><w:p><w:pPr><w:pStyle w:val="Normal" /></w:pPr><w:ins w:id="1533" w:author="Codex" w:date="2026-07-01T12:27:46Z"><w:r><w:t d6p1:space="preserve" xmlns:d6p1="http://www.w3.org/XML/1998/namespace">默认数据目录：</w:t></w:r></w:ins></w:p><w:p><w:pPr><w:pStyle w:val="Normal" /></w:pPr><w:ins w:id="1534" w:author="Codex" w:date="2026-07-01T12:27:46Z"><w:r><w:t d6p1:space="preserve" xmlns:d6p1="http://www.w3.org/XML/1998/namespace">Promoter_RNA_SCR_BRD4/</w:t></w:r></w:ins></w:p><w:p><w:pPr><w:pStyle w:val="Normal" /></w:pPr><w:ins w:id="1535" w:author="Codex" w:date="2026-07-01T12:27:46Z"><w:r><w:t d6p1:space="preserve" xmlns:d6p1="http://www.w3.org/XML/1998/namespace">Promoter_RNA_SCR_OCT4/</w:t></w:r></w:ins></w:p><w:p><w:pPr><w:pStyle w:val="Normal" /></w:pPr><w:ins w:id="1536" w:author="Codex" w:date="2026-07-01T12:27:46Z"><w:r><w:t d6p1:space="preserve" xmlns:d6p1="http://www.w3.org/XML/1998/namespace"></w:t></w:r></w:ins></w:p><w:p><w:pPr><w:pStyle w:val="Normal" /></w:pPr><w:ins w:id="1537" w:author="Codex" w:date="2026-07-01T12:27:46Z"><w:r><w:t d6p1:space="preserve" xmlns:d6p1="http://www.w3.org/XML/1998/namespace">凝聚体名称：</w:t></w:r></w:ins></w:p><w:p><w:pPr><w:pStyle w:val="Normal" /></w:pPr><w:ins w:id="1538" w:author="Codex" w:date="2026-07-01T12:27:46Z"><w:r><w:t d6p1:space="preserve" xmlns:d6p1="http://www.w3.org/XML/1998/namespace">condensate_name_list = {'BRD4', 'OCT4'}</w:t></w:r></w:ins></w:p><w:p><w:pPr><w:pStyle w:val="Normal" /></w:pPr><w:ins w:id="1539" w:author="Codex" w:date="2026-07-01T12:27:46Z"><w:r><w:t d6p1:space="preserve" xmlns:d6p1="http://www.w3.org/XML/1998/namespace"></w:t></w:r></w:ins></w:p><w:p><w:pPr><w:pStyle w:val="Normal" /></w:pPr><w:ins w:id="1540" w:author="Codex" w:date="2026-07-01T12:27:46Z"><w:r><w:t d6p1:space="preserve" xmlns:d6p1="http://www.w3.org/XML/1998/namespace">通道标签：</w:t></w:r></w:ins></w:p><w:p><w:pPr><w:pStyle w:val="Normal" /></w:pPr><w:ins w:id="1541" w:author="Codex" w:date="2026-07-01T12:27:46Z"><w:r><w:t d6p1:space="preserve" xmlns:d6p1="http://www.w3.org/XML/1998/namespace">channel_labels = {'Promoter', 'RNA', 'Enhancer', 'Condensate'}</w:t></w:r></w:ins></w:p><w:p><w:pPr><w:pStyle w:val="Normal" /></w:pPr><w:ins w:id="1542" w:author="Codex" w:date="2026-07-01T12:27:46Z"><w:r><w:t d6p1:space="preserve" xmlns:d6p1="http://www.w3.org/XML/1998/namespace"></w:t></w:r></w:ins></w:p><w:p><w:pPr><w:pStyle w:val="Normal" /></w:pPr><w:ins w:id="1543" w:author="Codex" w:date="2026-07-01T12:27:46Z"><w:r><w:t d6p1:space="preserve" xmlns:d6p1="http://www.w3.org/XML/1998/namespace">输出目录：</w:t></w:r></w:ins></w:p><w:p><w:pPr><w:pStyle w:val="Normal" /></w:pPr><w:ins w:id="1544" w:author="Codex" w:date="2026-07-01T12:27:46Z"><w:r><w:t d6p1:space="preserve" xmlns:d6p1="http://www.w3.org/XML/1998/namespace">filter_result_with_RNA_averaged_boundary/</w:t></w:r></w:ins></w:p><w:p><w:pPr><w:pStyle w:val="Normal" /></w:pPr><w:ins w:id="1545" w:author="Codex" w:date="2026-07-01T12:27:46Z"><w:r><w:t d6p1:space="preserve" xmlns:d6p1="http://www.w3.org/XML/1998/namespace">filter_result_without_RNA_averaged_boundary/</w:t></w:r></w:ins></w:p><w:p><w:pPr><w:pStyle w:val="Normal" /></w:pPr><w:ins w:id="1546" w:author="Codex" w:date="2026-07-01T12:27:46Z"><w:r><w:t d6p1:space="preserve" xmlns:d6p1="http://www.w3.org/XML/1998/namespace"></w:t></w:r></w:ins></w:p><w:p><w:pPr><w:pStyle w:val="Normal" /></w:pPr><w:ins w:id="1547" w:author="Codex" w:date="2026-07-01T12:27:46Z"><w:r><w:t d6p1:space="preserve" xmlns:d6p1="http://www.w3.org/XML/1998/namespace">与 4color DNA/RNA-2Condensate 的主要差异：</w:t></w:r></w:ins></w:p><w:p><w:pPr><w:pStyle w:val="Normal" /></w:pPr><w:ins w:id="1548" w:author="Codex" w:date="2026-07-01T12:27:46Z"><w:r><w:t d6p1:space="preserve" xmlns:d6p1="http://www.w3.org/XML/1998/namespace">1. foci 通道有三个：Promoter、RNA、Enhancer/SCR。</w:t></w:r></w:ins></w:p><w:p><w:pPr><w:pStyle w:val="Normal" /></w:pPr><w:ins w:id="1549" w:author="Codex" w:date="2026-07-01T12:27:46Z"><w:r><w:t d6p1:space="preserve" xmlns:d6p1="http://www.w3.org/XML/1998/namespace">2. 凝聚体通道只有一个：channel 4。</w:t></w:r></w:ins></w:p><w:p><w:pPr><w:pStyle w:val="Normal" /></w:pPr><w:ins w:id="1550" w:author="Codex" w:date="2026-07-01T12:27:46Z"><w:r><w:t d6p1:space="preserve" xmlns:d6p1="http://www.w3.org/XML/1998/namespace">3. 560 通道作为 Enhancer/SCR foci，不作为 OCT4/BRD4 凝聚体。</w:t></w:r></w:ins></w:p><w:p><w:pPr><w:pStyle w:val="Normal" /></w:pPr><w:ins w:id="1551" w:author="Codex" w:date="2026-07-01T12:27:46Z"><w:r><w:t d6p1:space="preserve" xmlns:d6p1="http://www.w3.org/XML/1998/namespace">4. 凝聚体通道使用 640 通道，并根据 405、488、560 三个 foci 的 z 层范围做平均。</w:t></w:r></w:ins></w:p><w:p><w:pPr><w:pStyle w:val="Normal" /></w:pPr><w:ins w:id="1552" w:author="Codex" w:date="2026-07-01T12:27:46Z"><w:r><w:t d6p1:space="preserve" xmlns:d6p1="http://www.w3.org/XML/1998/namespace">5. HMRF 分割时对凝聚体 ROI 使用 true(size(temp_img_roi))，而不是局部 nucleus_mask。</w:t></w:r></w:ins></w:p><w:p><w:pPr><w:pStyle w:val="Normal" /></w:pPr><w:ins w:id="1553" w:author="Codex" w:date="2026-07-01T12:27:46Z"><w:r><w:t d6p1:space="preserve" xmlns:d6p1="http://www.w3.org/XML/1998/namespace">6. foci intensity 当前使用 rna_bkg / background_value 的形式。</w:t></w:r></w:ins></w:p><w:p><w:pPr><w:pStyle w:val="Normal" /></w:pPr><w:ins w:id="1554" w:author="Codex" w:date="2026-07-01T12:27:46Z"><w:r><w:t d6p1:space="preserve" xmlns:d6p1="http://www.w3.org/XML/1998/namespace"></w:t></w:r></w:ins></w:p><w:p><w:pPr><w:pStyle w:val="Normal" /></w:pPr><w:ins w:id="1555" w:author="Codex" w:date="2026-07-01T12:27:46Z"><w:r><w:t d6p1:space="preserve" xmlns:d6p1="http://www.w3.org/XML/1998/namespace">主要流程：</w:t></w:r></w:ins></w:p><w:p><w:pPr><w:pStyle w:val="Normal" /></w:pPr><w:ins w:id="1556" w:author="Codex" w:date="2026-07-01T12:27:46Z"><w:r><w:t d6p1:space="preserve" xmlns:d6p1="http://www.w3.org/XML/1998/namespace">1. 读取 Cell_with_RNA.txt 或 Cell_without_RNA.txt。</w:t></w:r></w:ins></w:p><w:p><w:pPr><w:pStyle w:val="Normal" /></w:pPr><w:ins w:id="1557" w:author="Codex" w:date="2026-07-01T12:27:46Z"><w:r><w:t d6p1:space="preserve" xmlns:d6p1="http://www.w3.org/XML/1998/namespace">2. 列表中文件名会把原扩展名替换为 tif。</w:t></w:r></w:ins></w:p><w:p><w:pPr><w:pStyle w:val="Normal" /></w:pPr><w:ins w:id="1558" w:author="Codex" w:date="2026-07-01T12:27:46Z"><w:r><w:t d6p1:space="preserve" xmlns:d6p1="http://www.w3.org/XML/1998/namespace">3. 读取 4 通道 z-stack。</w:t></w:r></w:ins></w:p><w:p><w:pPr><w:pStyle w:val="Normal" /></w:pPr><w:ins w:id="1559" w:author="Codex" w:date="2026-07-01T12:27:46Z"><w:r><w:t d6p1:space="preserve" xmlns:d6p1="http://www.w3.org/XML/1998/namespace">4. 对各通道去噪和反卷积。</w:t></w:r></w:ins></w:p><w:p><w:pPr><w:pStyle w:val="Normal" /></w:pPr><w:ins w:id="1560" w:author="Codex" w:date="2026-07-01T12:27:46Z"><w:r><w:t d6p1:space="preserve" xmlns:d6p1="http://www.w3.org/XML/1998/namespace">5. 405 通道筛选 layer_select，若为空则回退到全部 z 层。</w:t></w:r></w:ins></w:p><w:p><w:pPr><w:pStyle w:val="Normal" /></w:pPr><w:ins w:id="1561" w:author="Codex" w:date="2026-07-01T12:27:46Z"><w:r><w:t d6p1:space="preserve" xmlns:d6p1="http://www.w3.org/XML/1998/namespace">6. 在 405、488、560 通道中分别检测 Promoter、RNA、Enhancer/SCR spot。</w:t></w:r></w:ins></w:p><w:p><w:pPr><w:pStyle w:val="Normal" /></w:pPr><w:ins w:id="1562" w:author="Codex" w:date="2026-07-01T12:27:46Z"><w:r><w:t d6p1:space="preserve" xmlns:d6p1="http://www.w3.org/XML/1998/namespace">7. 根据三个 foci 的 z 层确定 z_layer_used，凝聚体通道取这些层的平均。</w:t></w:r></w:ins></w:p><w:p><w:pPr><w:pStyle w:val="Normal" /></w:pPr><w:ins w:id="1563" w:author="Codex" w:date="2026-07-01T12:27:46Z"><w:r><w:t d6p1:space="preserve" xmlns:d6p1="http://www.w3.org/XML/1998/namespace">8. 优先用 channel 4 生成核掩膜并匹配 405 spot；失败时回退到 channel 1。</w:t></w:r></w:ins></w:p><w:p><w:pPr><w:pStyle w:val="Normal" /></w:pPr><w:ins w:id="1564" w:author="Codex" w:date="2026-07-01T12:27:46Z"><w:r><w:t d6p1:space="preserve" xmlns:d6p1="http://www.w3.org/XML/1998/namespace">9. 保存 img_series_max、nucleus_mask、resize_factor、channel_labels、pixelSize。</w:t></w:r></w:ins></w:p><w:p><w:pPr><w:pStyle w:val="Normal" /></w:pPr><w:ins w:id="1565" w:author="Codex" w:date="2026-07-01T12:27:46Z"><w:r><w:t d6p1:space="preserve" xmlns:d6p1="http://www.w3.org/XML/1998/namespace">10. 对 Promoter、RNA、Enhancer 三个 foci 计算 intensity 和 ROI。</w:t></w:r></w:ins></w:p><w:p><w:pPr><w:pStyle w:val="Normal" /></w:pPr><w:ins w:id="1566" w:author="Codex" w:date="2026-07-01T12:27:46Z"><w:r><w:t d6p1:space="preserve" xmlns:d6p1="http://www.w3.org/XML/1998/namespace">11. 对 Condensate 通道运行 HMRF 分割、过滤、中心/边界/界面提取。</w:t></w:r></w:ins></w:p><w:p><w:pPr><w:pStyle w:val="Normal" /></w:pPr><w:ins w:id="1567" w:author="Codex" w:date="2026-07-01T12:27:46Z"><w:r><w:t d6p1:space="preserve" xmlns:d6p1="http://www.w3.org/XML/1998/namespace">12. 分别计算 Promoter、RNA、Enhancer 到凝聚体的边界、中心、质心和半径指标。</w:t></w:r></w:ins></w:p><w:p><w:pPr><w:pStyle w:val="Normal" /></w:pPr><w:ins w:id="1568" w:author="Codex" w:date="2026-07-01T12:27:46Z"><w:r><w:t d6p1:space="preserve" xmlns:d6p1="http://www.w3.org/XML/1998/namespace">13. 生成单细胞检查图。</w:t></w:r></w:ins></w:p><w:p><w:pPr><w:pStyle w:val="Normal" /></w:pPr><w:ins w:id="1569" w:author="Codex" w:date="2026-07-01T12:27:46Z"><w:r><w:t d6p1:space="preserve" xmlns:d6p1="http://www.w3.org/XML/1998/namespace"></w:t></w:r></w:ins></w:p><w:p><w:pPr><w:pStyle w:val="Normal" /></w:pPr><w:ins w:id="1570" w:author="Codex" w:date="2026-07-01T12:27:46Z"><w:r><w:t d6p1:space="preserve" xmlns:d6p1="http://www.w3.org/XML/1998/namespace">后处理部分：</w:t></w:r></w:ins></w:p><w:p><w:pPr><w:pStyle w:val="Normal" /></w:pPr><w:ins w:id="1571" w:author="Codex" w:date="2026-07-01T12:27:46Z"><w:r><w:t d6p1:space="preserve" xmlns:d6p1="http://www.w3.org/XML/1998/namespace">1. 为每个细胞生成随机点，并计算 random 到边界、质心和半径。</w:t></w:r></w:ins></w:p><w:p><w:pPr><w:pStyle w:val="Normal" /></w:pPr><w:ins w:id="1572" w:author="Codex" w:date="2026-07-01T12:27:46Z"><w:r><w:t d6p1:space="preserve" xmlns:d6p1="http://www.w3.org/XML/1998/namespace">2. 从 OCT4_label_z.xlsx 或 BRD4_label_z.xlsx 读取 z step 信息。</w:t></w:r></w:ins></w:p><w:p><w:pPr><w:pStyle w:val="Normal" /></w:pPr><w:ins w:id="1573" w:author="Codex" w:date="2026-07-01T12:27:46Z"><w:r><w:t d6p1:space="preserve" xmlns:d6p1="http://www.w3.org/XML/1998/namespace">3. 计算 Promoter-RNA、SCR-RNA、Promoter-SCR 的 2D 和 3D 距离。</w:t></w:r></w:ins></w:p><w:p><w:pPr><w:pStyle w:val="Normal" /></w:pPr><w:ins w:id="1574" w:author="Codex" w:date="2026-07-01T12:27:46Z"><w:r><w:t d6p1:space="preserve" xmlns:d6p1="http://www.w3.org/XML/1998/namespace">4. 保存 epdist_rna_on 和 epdist_rna_off，用于 RNA intensity、enhancer-promoter 距离和背景强度汇总。</w:t></w:r></w:ins></w:p><w:p><w:pPr><w:pStyle w:val="Normal" /></w:pPr><w:ins w:id="1575" w:author="Codex" w:date="2026-07-01T12:27:46Z"><w:r><w:t d6p1:space="preserve" xmlns:d6p1="http://www.w3.org/XML/1998/namespace">5. 生成 PRE_centroid_radius、PRE_rand_centroid_radius、PE_centroid_radius、PE_rand_centroid_radius 等矩阵。</w:t></w:r></w:ins></w:p><w:p><w:pPr><w:pStyle w:val="Normal" /></w:pPr><w:ins w:id="1576" w:author="Codex" w:date="2026-07-01T12:27:46Z"><w:r><w:t d6p1:space="preserve" xmlns:d6p1="http://www.w3.org/XML/1998/namespace">6. 生成散点图和密度等高线图。</w:t></w:r></w:ins></w:p><w:p><w:pPr><w:pStyle w:val="Normal" /></w:pPr><w:ins w:id="1577" w:author="Codex" w:date="2026-07-01T12:27:46Z"><w:r><w:t d6p1:space="preserve" xmlns:d6p1="http://www.w3.org/XML/1998/namespace"></w:t></w:r></w:ins></w:p><w:p><w:pPr><w:pStyle w:val="Normal" /></w:pPr><w:ins w:id="1578" w:author="Codex" w:date="2026-07-01T12:27:46Z"><w:r><w:t d6p1:space="preserve" xmlns:d6p1="http://www.w3.org/XML/1998/namespace">需要特别检查：</w:t></w:r></w:ins></w:p><w:p><w:pPr><w:pStyle w:val="Normal" /></w:pPr><w:ins w:id="1579" w:author="Codex" w:date="2026-07-01T12:27:46Z"><w:r><w:t d6p1:space="preserve" xmlns:d6p1="http://www.w3.org/XML/1998/namespace">1. 选择 OCT4 或 BRD4 数据集时，要同时修改 filepath、condensate 和 infotable_path。</w:t></w:r></w:ins></w:p><w:p><w:pPr><w:pStyle w:val="Normal" /></w:pPr><w:ins w:id="1580" w:author="Codex" w:date="2026-07-01T12:27:46Z"><w:r><w:t d6p1:space="preserve" xmlns:d6p1="http://www.w3.org/XML/1998/namespace">2. 文件夹名中 averaged 和 average 的拼写不同，不能混用。</w:t></w:r></w:ins></w:p><w:p><w:pPr><w:pStyle w:val="Normal" /></w:pPr><w:ins w:id="1581" w:author="Codex" w:date="2026-07-01T12:27:46Z"><w:r><w:t d6p1:space="preserve" xmlns:d6p1="http://www.w3.org/XML/1998/namespace">3. 如果中心列表为空，rand_dist2centroid 可能为 NaN，这是合理保护。</w:t></w:r></w:ins></w:p><w:p><w:pPr><w:pStyle w:val="Normal" /></w:pPr><w:ins w:id="1582" w:author="Codex" w:date="2026-07-01T12:27:46Z"><w:r><w:t d6p1:space="preserve" xmlns:d6p1="http://www.w3.org/XML/1998/namespace">4. PRE_each_nearest_centroid_radius 和 PRE_all_nearest_centroid_radius 依赖凝聚体中心列表，空列表需要人工检查。</w:t></w:r></w:ins></w:p><w:p><w:pPr><w:pStyle w:val="Normal" /></w:pPr><w:ins w:id="1583" w:author="Codex" w:date="2026-07-01T12:27:46Z"><w:r><w:t d6p1:space="preserve" xmlns:d6p1="http://www.w3.org/XML/1998/namespace"></w:t></w:r></w:ins></w:p><w:p><w:pPr><w:pStyle w:val="Heading2" /></w:pPr><w:ins w:id="1584" w:author="Codex" w:date="2026-07-01T12:27:46Z"><w:r><w:t d6p1:space="preserve" xmlns:d6p1="http://www.w3.org/XML/1998/namespace">1.10 三色 Promoter/RNA/SCR 距离和定位误差分析</w:t></w:r></w:ins></w:p><w:p><w:pPr><w:pStyle w:val="Normal" /></w:pPr><w:ins w:id="1585" w:author="Codex" w:date="2026-07-01T12:27:46Z"><w:r><w:t d6p1:space="preserve" xmlns:d6p1="http://www.w3.org/XML/1998/namespace">目录：</w:t></w:r></w:ins></w:p><w:p><w:pPr><w:pStyle w:val="Normal" /></w:pPr><w:ins w:id="1586" w:author="Codex" w:date="2026-07-01T12:27:46Z"><w:r><w:t d6p1:space="preserve" xmlns:d6p1="http://www.w3.org/XML/1998/namespace">Step3_downstream_analysis/3color-Promoter_RNA_SCR/</w:t></w:r></w:ins></w:p><w:p><w:pPr><w:pStyle w:val="Normal" /></w:pPr><w:ins w:id="1587" w:author="Codex" w:date="2026-07-01T12:27:46Z"><w:r><w:t d6p1:space="preserve" xmlns:d6p1="http://www.w3.org/XML/1998/namespace"></w:t></w:r></w:ins></w:p><w:p><w:pPr><w:pStyle w:val="Normal" /></w:pPr><w:ins w:id="1588" w:author="Codex" w:date="2026-07-01T12:27:46Z"><w:r><w:t d6p1:space="preserve" xmlns:d6p1="http://www.w3.org/XML/1998/namespace">主脚本：</w:t></w:r></w:ins></w:p><w:p><w:pPr><w:pStyle w:val="Normal" /></w:pPr><w:ins w:id="1589" w:author="Codex" w:date="2026-07-01T12:27:46Z"><w:r><w:t d6p1:space="preserve" xmlns:d6p1="http://www.w3.org/XML/1998/namespace">denoise_deconv_PRE_distance.m</w:t></w:r></w:ins></w:p><w:p><w:pPr><w:pStyle w:val="Normal" /></w:pPr><w:ins w:id="1590" w:author="Codex" w:date="2026-07-01T12:27:46Z"><w:r><w:t d6p1:space="preserve" xmlns:d6p1="http://www.w3.org/XML/1998/namespace"></w:t></w:r></w:ins></w:p><w:p><w:pPr><w:pStyle w:val="Normal" /></w:pPr><w:ins w:id="1591" w:author="Codex" w:date="2026-07-01T12:27:46Z"><w:r><w:t d6p1:space="preserve" xmlns:d6p1="http://www.w3.org/XML/1998/namespace">适用场景：</w:t></w:r></w:ins></w:p><w:p><w:pPr><w:pStyle w:val="Normal" /></w:pPr><w:ins w:id="1592" w:author="Codex" w:date="2026-07-01T12:27:46Z"><w:r><w:t d6p1:space="preserve" xmlns:d6p1="http://www.w3.org/XML/1998/namespace">1. 三色图像包含 Promoter、RNA、Enhancer/SCR。</w:t></w:r></w:ins></w:p><w:p><w:pPr><w:pStyle w:val="Normal" /></w:pPr><w:ins w:id="1593" w:author="Codex" w:date="2026-07-01T12:27:46Z"><w:r><w:t d6p1:space="preserve" xmlns:d6p1="http://www.w3.org/XML/1998/namespace">2. 不分析凝聚体分割。</w:t></w:r></w:ins></w:p><w:p><w:pPr><w:pStyle w:val="Normal" /></w:pPr><w:ins w:id="1594" w:author="Codex" w:date="2026-07-01T12:27:46Z"><w:r><w:t d6p1:space="preserve" xmlns:d6p1="http://www.w3.org/XML/1998/namespace">3. 主要输出 Promoter-RNA、SCR-RNA、Promoter-SCR 的 2D/3D 距离。</w:t></w:r></w:ins></w:p><w:p><w:pPr><w:pStyle w:val="Normal" /></w:pPr><w:ins w:id="1595" w:author="Codex" w:date="2026-07-01T12:27:46Z"><w:r><w:t d6p1:space="preserve" xmlns:d6p1="http://www.w3.org/XML/1998/namespace">4. 当前脚本还会保存 foci 定位误差指标 err_xy、err_xyz、err_2D。</w:t></w:r></w:ins></w:p><w:p><w:pPr><w:pStyle w:val="Normal" /></w:pPr><w:ins w:id="1596" w:author="Codex" w:date="2026-07-01T12:27:46Z"><w:r><w:t d6p1:space="preserve" xmlns:d6p1="http://www.w3.org/XML/1998/namespace"></w:t></w:r></w:ins></w:p><w:p><w:pPr><w:pStyle w:val="Normal" /></w:pPr><w:ins w:id="1597" w:author="Codex" w:date="2026-07-01T12:27:46Z"><w:r><w:t d6p1:space="preserve" xmlns:d6p1="http://www.w3.org/XML/1998/namespace">默认数据目录：</w:t></w:r></w:ins></w:p><w:p><w:pPr><w:pStyle w:val="Normal" /></w:pPr><w:ins w:id="1598" w:author="Codex" w:date="2026-07-01T12:27:46Z"><w:r><w:t d6p1:space="preserve" xmlns:d6p1="http://www.w3.org/XML/1998/namespace">filepath_list = {'D:\ImageData\Supplementary_Imaging_Data\ExampleData\Promoter_RNA_SCR'}</w:t></w:r></w:ins></w:p><w:p><w:pPr><w:pStyle w:val="Normal" /></w:pPr><w:ins w:id="1599" w:author="Codex" w:date="2026-07-01T12:27:46Z"><w:r><w:t d6p1:space="preserve" xmlns:d6p1="http://www.w3.org/XML/1998/namespace"></w:t></w:r></w:ins></w:p><w:p><w:pPr><w:pStyle w:val="Normal" /></w:pPr><w:ins w:id="1600" w:author="Codex" w:date="2026-07-01T12:27:46Z"><w:r><w:t d6p1:space="preserve" xmlns:d6p1="http://www.w3.org/XML/1998/namespace">通道标签：</w:t></w:r></w:ins></w:p><w:p><w:pPr><w:pStyle w:val="Normal" /></w:pPr><w:ins w:id="1601" w:author="Codex" w:date="2026-07-01T12:27:46Z"><w:r><w:t d6p1:space="preserve" xmlns:d6p1="http://www.w3.org/XML/1998/namespace">channel_labels = {'Promoter', 'RNA', 'Enhancer'}</w:t></w:r></w:ins></w:p><w:p><w:pPr><w:pStyle w:val="Normal" /></w:pPr><w:ins w:id="1602" w:author="Codex" w:date="2026-07-01T12:27:46Z"><w:r><w:t d6p1:space="preserve" xmlns:d6p1="http://www.w3.org/XML/1998/namespace"></w:t></w:r></w:ins></w:p><w:p><w:pPr><w:pStyle w:val="Normal" /></w:pPr><w:ins w:id="1603" w:author="Codex" w:date="2026-07-01T12:27:46Z"><w:r><w:t d6p1:space="preserve" xmlns:d6p1="http://www.w3.org/XML/1998/namespace">输出目录：</w:t></w:r></w:ins></w:p><w:p><w:pPr><w:pStyle w:val="Normal" /></w:pPr><w:ins w:id="1604" w:author="Codex" w:date="2026-07-01T12:27:46Z"><w:r><w:t d6p1:space="preserve" xmlns:d6p1="http://www.w3.org/XML/1998/namespace">filter_result_with_RNA_averaged_boundary_intensity/</w:t></w:r></w:ins></w:p><w:p><w:pPr><w:pStyle w:val="Normal" /></w:pPr><w:ins w:id="1605" w:author="Codex" w:date="2026-07-01T12:27:46Z"><w:r><w:t d6p1:space="preserve" xmlns:d6p1="http://www.w3.org/XML/1998/namespace">filter_result_without_RNA_averaged_boundary_intensity/</w:t></w:r></w:ins></w:p><w:p><w:pPr><w:pStyle w:val="Normal" /></w:pPr><w:ins w:id="1606" w:author="Codex" w:date="2026-07-01T12:27:46Z"><w:r><w:t d6p1:space="preserve" xmlns:d6p1="http://www.w3.org/XML/1998/namespace"></w:t></w:r></w:ins></w:p><w:p><w:pPr><w:pStyle w:val="Normal" /></w:pPr><w:ins w:id="1607" w:author="Codex" w:date="2026-07-01T12:27:46Z"><w:r><w:t d6p1:space="preserve" xmlns:d6p1="http://www.w3.org/XML/1998/namespace">主要流程：</w:t></w:r></w:ins></w:p><w:p><w:pPr><w:pStyle w:val="Normal" /></w:pPr><w:ins w:id="1608" w:author="Codex" w:date="2026-07-01T12:27:46Z"><w:r><w:t d6p1:space="preserve" xmlns:d6p1="http://www.w3.org/XML/1998/namespace">1. 根据 with_RNA 分组读取 Cell_with_RNA.txt 或 Cell_without_RNA.txt。</w:t></w:r></w:ins></w:p><w:p><w:pPr><w:pStyle w:val="Normal" /></w:pPr><w:ins w:id="1609" w:author="Codex" w:date="2026-07-01T12:27:46Z"><w:r><w:t d6p1:space="preserve" xmlns:d6p1="http://www.w3.org/XML/1998/namespace">2. 文件名扩展名会被替换为 tif。</w:t></w:r></w:ins></w:p><w:p><w:pPr><w:pStyle w:val="Normal" /></w:pPr><w:ins w:id="1610" w:author="Codex" w:date="2026-07-01T12:27:46Z"><w:r><w:t d6p1:space="preserve" xmlns:d6p1="http://www.w3.org/XML/1998/namespace">3. 读取 3 通道 z-stack。</w:t></w:r></w:ins></w:p><w:p><w:pPr><w:pStyle w:val="Normal" /></w:pPr><w:ins w:id="1611" w:author="Codex" w:date="2026-07-01T12:27:46Z"><w:r><w:t d6p1:space="preserve" xmlns:d6p1="http://www.w3.org/XML/1998/namespace">4. 对最多前三个通道做 N2V 去噪。</w:t></w:r></w:ins></w:p><w:p><w:pPr><w:pStyle w:val="Normal" /></w:pPr><w:ins w:id="1612" w:author="Codex" w:date="2026-07-01T12:27:46Z"><w:r><w:t d6p1:space="preserve" xmlns:d6p1="http://www.w3.org/XML/1998/namespace">5. 对 405、488、560 通道反卷积。</w:t></w:r></w:ins></w:p><w:p><w:pPr><w:pStyle w:val="Normal" /></w:pPr><w:ins w:id="1613" w:author="Codex" w:date="2026-07-01T12:27:46Z"><w:r><w:t d6p1:space="preserve" xmlns:d6p1="http://www.w3.org/XML/1998/namespace">6. 405 通道筛选 layer_select。</w:t></w:r></w:ins></w:p><w:p><w:pPr><w:pStyle w:val="Normal" /></w:pPr><w:ins w:id="1614" w:author="Codex" w:date="2026-07-01T12:27:46Z"><w:r><w:t d6p1:space="preserve" xmlns:d6p1="http://www.w3.org/XML/1998/namespace">7. 使用 NucleusMask2 生成核掩膜。</w:t></w:r></w:ins></w:p><w:p><w:pPr><w:pStyle w:val="Normal" /></w:pPr><w:ins w:id="1615" w:author="Codex" w:date="2026-07-01T12:27:46Z"><w:r><w:t d6p1:space="preserve" xmlns:d6p1="http://www.w3.org/XML/1998/namespace">8. 使用 log_detector_3d_Sage_v3 定位 Promoter、RNA、Enhancer/SCR，并记录定位误差。</w:t></w:r></w:ins></w:p><w:p><w:pPr><w:pStyle w:val="Normal" /></w:pPr><w:ins w:id="1616" w:author="Codex" w:date="2026-07-01T12:27:46Z"><w:r><w:t d6p1:space="preserve" xmlns:d6p1="http://www.w3.org/XML/1998/namespace">9. 对每个 foci 在 2D 层内再次匹配。</w:t></w:r></w:ins></w:p><w:p><w:pPr><w:pStyle w:val="Normal" /></w:pPr><w:ins w:id="1617" w:author="Codex" w:date="2026-07-01T12:27:46Z"><w:r><w:t d6p1:space="preserve" xmlns:d6p1="http://www.w3.org/XML/1998/namespace">10. 计算 foci intensity 和 intensity2。</w:t></w:r></w:ins></w:p><w:p><w:pPr><w:pStyle w:val="Normal" /></w:pPr><w:ins w:id="1618" w:author="Codex" w:date="2026-07-01T12:27:46Z"><w:r><w:t d6p1:space="preserve" xmlns:d6p1="http://www.w3.org/XML/1998/namespace">11. 导出每个 foci 的 ROI 和 Center-roi。</w:t></w:r></w:ins></w:p><w:p><w:pPr><w:pStyle w:val="Normal" /></w:pPr><w:ins w:id="1619" w:author="Codex" w:date="2026-07-01T12:27:46Z"><w:r><w:t d6p1:space="preserve" xmlns:d6p1="http://www.w3.org/XML/1998/namespace">12. 保存 foci_result、roi_window 和 img_series_max 等变量。</w:t></w:r></w:ins></w:p><w:p><w:pPr><w:pStyle w:val="Normal" /></w:pPr><w:ins w:id="1620" w:author="Codex" w:date="2026-07-01T12:27:46Z"><w:r><w:t d6p1:space="preserve" xmlns:d6p1="http://www.w3.org/XML/1998/namespace"></w:t></w:r></w:ins></w:p><w:p><w:pPr><w:pStyle w:val="Normal" /></w:pPr><w:ins w:id="1621" w:author="Codex" w:date="2026-07-01T12:27:46Z"><w:r><w:t d6p1:space="preserve" xmlns:d6p1="http://www.w3.org/XML/1998/namespace">当前需要注意的代码细节：</w:t></w:r></w:ins></w:p><w:p><w:pPr><w:pStyle w:val="Normal" /></w:pPr><w:ins w:id="1622" w:author="Codex" w:date="2026-07-01T12:27:46Z"><w:r><w:t d6p1:space="preserve" xmlns:d6p1="http://www.w3.org/XML/1998/namespace">1. 该脚本调用 log_detector_3d_Sage_v3，但当前仓库中需要确认该函数是否存在于 MATLAB path。如果不存在，应补充函数文件或改回 log_detector_3d_Sage。</w:t></w:r></w:ins></w:p><w:p><w:pPr><w:pStyle w:val="Normal" /></w:pPr><w:ins w:id="1623" w:author="Codex" w:date="2026-07-01T12:27:46Z"><w:r><w:t d6p1:space="preserve" xmlns:d6p1="http://www.w3.org/XML/1998/namespace">2. 如果 sizeY 或 sizeX 小于 patch 尺寸，脚本会 warning 并 continue 跳过该细胞。</w:t></w:r></w:ins></w:p><w:p><w:pPr><w:pStyle w:val="Normal" /></w:pPr><w:ins w:id="1624" w:author="Codex" w:date="2026-07-01T12:27:46Z"><w:r><w:t d6p1:space="preserve" xmlns:d6p1="http://www.w3.org/XML/1998/namespace">3. 如果 spots_405、spots_560 或 spots_488 在 2D 匹配后为空，脚本会 continue 跳过该细胞。</w:t></w:r></w:ins></w:p><w:p><w:pPr><w:pStyle w:val="Normal" /></w:pPr><w:ins w:id="1625" w:author="Codex" w:date="2026-07-01T12:27:46Z"><w:r><w:t d6p1:space="preserve" xmlns:d6p1="http://www.w3.org/XML/1998/namespace">4. intensity 的计算中存在 rna_bkg(frame_iter, 1) / base_bkg 的写法，base_bkg 是向量时可能造成维度问题；若运行报错，应改为 base_bkg(frame_iter) 或明确希望的归一化方式。</w:t></w:r></w:ins></w:p><w:p><w:pPr><w:pStyle w:val="Normal" /></w:pPr><w:ins w:id="1626" w:author="Codex" w:date="2026-07-01T12:27:46Z"><w:r><w:t d6p1:space="preserve" xmlns:d6p1="http://www.w3.org/XML/1998/namespace"></w:t></w:r></w:ins></w:p><w:p><w:pPr><w:pStyle w:val="Normal" /></w:pPr><w:ins w:id="1627" w:author="Codex" w:date="2026-07-01T12:27:46Z"><w:r><w:t d6p1:space="preserve" xmlns:d6p1="http://www.w3.org/XML/1998/namespace">距离汇总块：</w:t></w:r></w:ins></w:p><w:p><w:pPr><w:pStyle w:val="Normal" /></w:pPr><w:ins w:id="1628" w:author="Codex" w:date="2026-07-01T12:27:46Z"><w:r><w:t d6p1:space="preserve" xmlns:d6p1="http://www.w3.org/XML/1998/namespace">脚本后半部分从 rawdata 文件夹读取 zstep_sheet.csv：</w:t></w:r></w:ins></w:p><w:p><w:pPr><w:pStyle w:val="Normal" /></w:pPr><w:ins w:id="1629" w:author="Codex" w:date="2026-07-01T12:27:46Z"><w:r><w:t d6p1:space="preserve" xmlns:d6p1="http://www.w3.org/XML/1998/namespace">rawdata/zstep_sheet.csv</w:t></w:r></w:ins></w:p><w:p><w:pPr><w:pStyle w:val="Normal" /></w:pPr><w:ins w:id="1630" w:author="Codex" w:date="2026-07-01T12:27:46Z"><w:r><w:t d6p1:space="preserve" xmlns:d6p1="http://www.w3.org/XML/1998/namespace"></w:t></w:r></w:ins></w:p><w:p><w:pPr><w:pStyle w:val="Normal" /></w:pPr><w:ins w:id="1631" w:author="Codex" w:date="2026-07-01T12:27:46Z"><w:r><w:t d6p1:space="preserve" xmlns:d6p1="http://www.w3.org/XML/1998/namespace">该表至少需要：</w:t></w:r></w:ins></w:p><w:p><w:pPr><w:pStyle w:val="Normal" /></w:pPr><w:ins w:id="1632" w:author="Codex" w:date="2026-07-01T12:27:46Z"><w:r><w:t d6p1:space="preserve" xmlns:d6p1="http://www.w3.org/XML/1998/namespace">name：对应 .mat 文件名。</w:t></w:r></w:ins></w:p><w:p><w:pPr><w:pStyle w:val="Normal" /></w:pPr><w:ins w:id="1633" w:author="Codex" w:date="2026-07-01T12:27:46Z"><w:r><w:t d6p1:space="preserve" xmlns:d6p1="http://www.w3.org/XML/1998/namespace">Var2：z step，单位 nm。</w:t></w:r></w:ins></w:p><w:p><w:pPr><w:pStyle w:val="Normal" /></w:pPr><w:ins w:id="1634" w:author="Codex" w:date="2026-07-01T12:27:46Z"><w:r><w:t d6p1:space="preserve" xmlns:d6p1="http://www.w3.org/XML/1998/namespace"></w:t></w:r></w:ins></w:p><w:p><w:pPr><w:pStyle w:val="Normal" /></w:pPr><w:ins w:id="1635" w:author="Codex" w:date="2026-07-01T12:27:46Z"><w:r><w:t d6p1:space="preserve" xmlns:d6p1="http://www.w3.org/XML/1998/namespace">with-RNA 组输出：</w:t></w:r></w:ins></w:p><w:p><w:pPr><w:pStyle w:val="Normal" /></w:pPr><w:ins w:id="1636" w:author="Codex" w:date="2026-07-01T12:27:46Z"><w:r><w:t d6p1:space="preserve" xmlns:d6p1="http://www.w3.org/XML/1998/namespace">dist_summary_withRNA.filename</w:t></w:r></w:ins></w:p><w:p><w:pPr><w:pStyle w:val="Normal" /></w:pPr><w:ins w:id="1637" w:author="Codex" w:date="2026-07-01T12:27:46Z"><w:r><w:t d6p1:space="preserve" xmlns:d6p1="http://www.w3.org/XML/1998/namespace">dist_summary_withRNA.zstep_nm</w:t></w:r></w:ins></w:p><w:p><w:pPr><w:pStyle w:val="Normal" /></w:pPr><w:ins w:id="1638" w:author="Codex" w:date="2026-07-01T12:27:46Z"><w:r><w:t d6p1:space="preserve" xmlns:d6p1="http://www.w3.org/XML/1998/namespace">dist_summary_withRNA.prom2rna</w:t></w:r></w:ins></w:p><w:p><w:pPr><w:pStyle w:val="Normal" /></w:pPr><w:ins w:id="1639" w:author="Codex" w:date="2026-07-01T12:27:46Z"><w:r><w:t d6p1:space="preserve" xmlns:d6p1="http://www.w3.org/XML/1998/namespace">dist_summary_withRNA.scr2rna</w:t></w:r></w:ins></w:p><w:p><w:pPr><w:pStyle w:val="Normal" /></w:pPr><w:ins w:id="1640" w:author="Codex" w:date="2026-07-01T12:27:46Z"><w:r><w:t d6p1:space="preserve" xmlns:d6p1="http://www.w3.org/XML/1998/namespace">dist_summary_withRNA.prom2scr</w:t></w:r></w:ins></w:p><w:p><w:pPr><w:pStyle w:val="Normal" /></w:pPr><w:ins w:id="1641" w:author="Codex" w:date="2026-07-01T12:27:46Z"><w:r><w:t d6p1:space="preserve" xmlns:d6p1="http://www.w3.org/XML/1998/namespace">dist_summary_withRNA.dz12</w:t></w:r></w:ins></w:p><w:p><w:pPr><w:pStyle w:val="Normal" /></w:pPr><w:ins w:id="1642" w:author="Codex" w:date="2026-07-01T12:27:46Z"><w:r><w:t d6p1:space="preserve" xmlns:d6p1="http://www.w3.org/XML/1998/namespace">dist_summary_withRNA.dz13</w:t></w:r></w:ins></w:p><w:p><w:pPr><w:pStyle w:val="Normal" /></w:pPr><w:ins w:id="1643" w:author="Codex" w:date="2026-07-01T12:27:46Z"><w:r><w:t d6p1:space="preserve" xmlns:d6p1="http://www.w3.org/XML/1998/namespace">dist_summary_withRNA.dz23</w:t></w:r></w:ins></w:p><w:p><w:pPr><w:pStyle w:val="Normal" /></w:pPr><w:ins w:id="1644" w:author="Codex" w:date="2026-07-01T12:27:46Z"><w:r><w:t d6p1:space="preserve" xmlns:d6p1="http://www.w3.org/XML/1998/namespace">dist_summary_withRNA.prom2rna3d</w:t></w:r></w:ins></w:p><w:p><w:pPr><w:pStyle w:val="Normal" /></w:pPr><w:ins w:id="1645" w:author="Codex" w:date="2026-07-01T12:27:46Z"><w:r><w:t d6p1:space="preserve" xmlns:d6p1="http://www.w3.org/XML/1998/namespace">dist_summary_withRNA.scr2rna3d</w:t></w:r></w:ins></w:p><w:p><w:pPr><w:pStyle w:val="Normal" /></w:pPr><w:ins w:id="1646" w:author="Codex" w:date="2026-07-01T12:27:46Z"><w:r><w:t d6p1:space="preserve" xmlns:d6p1="http://www.w3.org/XML/1998/namespace">dist_summary_withRNA.prom2scr3d</w:t></w:r></w:ins></w:p><w:p><w:pPr><w:pStyle w:val="Normal" /></w:pPr><w:ins w:id="1647" w:author="Codex" w:date="2026-07-01T12:27:46Z"><w:r><w:t d6p1:space="preserve" xmlns:d6p1="http://www.w3.org/XML/1998/namespace">dist_summary_withRNA.err_xy_prom</w:t></w:r></w:ins></w:p><w:p><w:pPr><w:pStyle w:val="Normal" /></w:pPr><w:ins w:id="1648" w:author="Codex" w:date="2026-07-01T12:27:46Z"><w:r><w:t d6p1:space="preserve" xmlns:d6p1="http://www.w3.org/XML/1998/namespace">dist_summary_withRNA.err_xyz_prom</w:t></w:r></w:ins></w:p><w:p><w:pPr><w:pStyle w:val="Normal" /></w:pPr><w:ins w:id="1649" w:author="Codex" w:date="2026-07-01T12:27:46Z"><w:r><w:t d6p1:space="preserve" xmlns:d6p1="http://www.w3.org/XML/1998/namespace">dist_summary_withRNA.err_2D_prom</w:t></w:r></w:ins></w:p><w:p><w:pPr><w:pStyle w:val="Normal" /></w:pPr><w:ins w:id="1650" w:author="Codex" w:date="2026-07-01T12:27:46Z"><w:r><w:t d6p1:space="preserve" xmlns:d6p1="http://www.w3.org/XML/1998/namespace">dist_summary_withRNA.err_xy_rna</w:t></w:r></w:ins></w:p><w:p><w:pPr><w:pStyle w:val="Normal" /></w:pPr><w:ins w:id="1651" w:author="Codex" w:date="2026-07-01T12:27:46Z"><w:r><w:t d6p1:space="preserve" xmlns:d6p1="http://www.w3.org/XML/1998/namespace">dist_summary_withRNA.err_xyz_rna</w:t></w:r></w:ins></w:p><w:p><w:pPr><w:pStyle w:val="Normal" /></w:pPr><w:ins w:id="1652" w:author="Codex" w:date="2026-07-01T12:27:46Z"><w:r><w:t d6p1:space="preserve" xmlns:d6p1="http://www.w3.org/XML/1998/namespace">dist_summary_withRNA.err_2D_rna</w:t></w:r></w:ins></w:p><w:p><w:pPr><w:pStyle w:val="Normal" /></w:pPr><w:ins w:id="1653" w:author="Codex" w:date="2026-07-01T12:27:46Z"><w:r><w:t d6p1:space="preserve" xmlns:d6p1="http://www.w3.org/XML/1998/namespace">dist_summary_withRNA.err_xy_scr</w:t></w:r></w:ins></w:p><w:p><w:pPr><w:pStyle w:val="Normal" /></w:pPr><w:ins w:id="1654" w:author="Codex" w:date="2026-07-01T12:27:46Z"><w:r><w:t d6p1:space="preserve" xmlns:d6p1="http://www.w3.org/XML/1998/namespace">dist_summary_withRNA.err_xyz_scr</w:t></w:r></w:ins></w:p><w:p><w:pPr><w:pStyle w:val="Normal" /></w:pPr><w:ins w:id="1655" w:author="Codex" w:date="2026-07-01T12:27:46Z"><w:r><w:t d6p1:space="preserve" xmlns:d6p1="http://www.w3.org/XML/1998/namespace">dist_summary_withRNA.err_2D_scr</w:t></w:r></w:ins></w:p><w:p><w:pPr><w:pStyle w:val="Normal" /></w:pPr><w:ins w:id="1656" w:author="Codex" w:date="2026-07-01T12:27:46Z"><w:r><w:t d6p1:space="preserve" xmlns:d6p1="http://www.w3.org/XML/1998/namespace">dist_summary_withRNA.rnaintensity</w:t></w:r></w:ins></w:p><w:p><w:pPr><w:pStyle w:val="Normal" /></w:pPr><w:ins w:id="1657" w:author="Codex" w:date="2026-07-01T12:27:46Z"><w:r><w:t d6p1:space="preserve" xmlns:d6p1="http://www.w3.org/XML/1998/namespace"></w:t></w:r></w:ins></w:p><w:p><w:pPr><w:pStyle w:val="Normal" /></w:pPr><w:ins w:id="1658" w:author="Codex" w:date="2026-07-01T12:27:46Z"><w:r><w:t d6p1:space="preserve" xmlns:d6p1="http://www.w3.org/XML/1998/namespace">without-RNA 组输出类似，但通常只计算 Promoter 和 SCR 之间的距离，同时保留 RNA 通道 intensity 作为背景或弱信号参考。</w:t></w:r></w:ins></w:p><w:p><w:pPr><w:pStyle w:val="Normal" /></w:pPr><w:ins w:id="1659" w:author="Codex" w:date="2026-07-01T12:27:46Z"><w:r><w:t d6p1:space="preserve" xmlns:d6p1="http://www.w3.org/XML/1998/namespace"></w:t></w:r></w:ins></w:p><w:p><w:pPr><w:pStyle w:val="Normal" /></w:pPr><w:ins w:id="1660" w:author="Codex" w:date="2026-07-01T12:27:46Z"><w:r><w:t d6p1:space="preserve" xmlns:d6p1="http://www.w3.org/XML/1998/namespace">epdist_rna_on 和 epdist_rna_off 三列含义：</w:t></w:r></w:ins></w:p><w:p><w:pPr><w:pStyle w:val="Normal" /></w:pPr><w:ins w:id="1661" w:author="Codex" w:date="2026-07-01T12:27:46Z"><w:r><w:t d6p1:space="preserve" xmlns:d6p1="http://www.w3.org/XML/1998/namespace">第 1 列：RNA intensity。</w:t></w:r></w:ins></w:p><w:p><w:pPr><w:pStyle w:val="Normal" /></w:pPr><w:ins w:id="1662" w:author="Codex" w:date="2026-07-01T12:27:46Z"><w:r><w:t d6p1:space="preserve" xmlns:d6p1="http://www.w3.org/XML/1998/namespace">第 2 列：Promoter-SCR 3D 距离。</w:t></w:r></w:ins></w:p><w:p><w:pPr><w:pStyle w:val="Normal" /></w:pPr><w:ins w:id="1663" w:author="Codex" w:date="2026-07-01T12:27:46Z"><w:r><w:t d6p1:space="preserve" xmlns:d6p1="http://www.w3.org/XML/1998/namespace">第 3 列：RNA 通道背景 base_bkg。</w:t></w:r></w:ins></w:p><w:p><w:pPr><w:pStyle w:val="Normal" /></w:pPr><w:ins w:id="1664" w:author="Codex" w:date="2026-07-01T12:27:46Z"><w:r><w:t d6p1:space="preserve" xmlns:d6p1="http://www.w3.org/XML/1998/namespace"></w:t></w:r></w:ins></w:p><w:p><w:pPr><w:pStyle w:val="Heading2" /></w:pPr><w:ins w:id="1665" w:author="Codex" w:date="2026-07-01T12:27:46Z"><w:r><w:t d6p1:space="preserve" xmlns:d6p1="http://www.w3.org/XML/1998/namespace">1.11 核心函数说明</w:t></w:r></w:ins></w:p><w:p><w:pPr><w:pStyle w:val="Heading3" /></w:pPr><w:ins w:id="1666" w:author="Codex" w:date="2026-07-01T12:27:46Z"><w:r><w:t d6p1:space="preserve" xmlns:d6p1="http://www.w3.org/XML/1998/namespace">1.11.1 NucleusMask2</w:t></w:r></w:ins></w:p><w:p><w:pPr><w:pStyle w:val="Normal" /></w:pPr><w:ins w:id="1667" w:author="Codex" w:date="2026-07-01T12:27:46Z"><w:r><w:t d6p1:space="preserve" xmlns:d6p1="http://www.w3.org/XML/1998/namespace">用途：</w:t></w:r></w:ins></w:p><w:p><w:pPr><w:pStyle w:val="Normal" /></w:pPr><w:ins w:id="1668" w:author="Codex" w:date="2026-07-01T12:27:46Z"><w:r><w:t d6p1:space="preserve" xmlns:d6p1="http://www.w3.org/XML/1998/namespace">从指定通道或投影图中生成细胞核掩膜。</w:t></w:r></w:ins></w:p><w:p><w:pPr><w:pStyle w:val="Normal" /></w:pPr><w:ins w:id="1669" w:author="Codex" w:date="2026-07-01T12:27:46Z"><w:r><w:t d6p1:space="preserve" xmlns:d6p1="http://www.w3.org/XML/1998/namespace"></w:t></w:r></w:ins></w:p><w:p><w:pPr><w:pStyle w:val="Normal" /></w:pPr><w:ins w:id="1670" w:author="Codex" w:date="2026-07-01T12:27:46Z"><w:r><w:t d6p1:space="preserve" xmlns:d6p1="http://www.w3.org/XML/1998/namespace">常见问题：</w:t></w:r></w:ins></w:p><w:p><w:pPr><w:pStyle w:val="Normal" /></w:pPr><w:ins w:id="1671" w:author="Codex" w:date="2026-07-01T12:27:46Z"><w:r><w:t d6p1:space="preserve" xmlns:d6p1="http://www.w3.org/XML/1998/namespace">1. 如果视野内有多个细胞，函数可能选中面积最大或最亮的错误细胞核。</w:t></w:r></w:ins></w:p><w:p><w:pPr><w:pStyle w:val="Normal" /></w:pPr><w:ins w:id="1672" w:author="Codex" w:date="2026-07-01T12:27:46Z"><w:r><w:t d6p1:space="preserve" xmlns:d6p1="http://www.w3.org/XML/1998/namespace">2. 如果 foci 不在 nucleus_mask 内，后续 log_detector_fft 可能找不到匹配 spot。</w:t></w:r></w:ins></w:p><w:p><w:pPr><w:pStyle w:val="Normal" /></w:pPr><w:ins w:id="1673" w:author="Codex" w:date="2026-07-01T12:27:46Z"><w:r><w:t d6p1:space="preserve" xmlns:d6p1="http://www.w3.org/XML/1998/namespace">3. 当前 4color 脚本已经加入部分回退逻辑：优先用凝聚体或 OCT4 通道圈核，失败后尝试 DNA 通道。</w:t></w:r></w:ins></w:p><w:p><w:pPr><w:pStyle w:val="Normal" /></w:pPr><w:ins w:id="1674" w:author="Codex" w:date="2026-07-01T12:27:46Z"><w:r><w:t d6p1:space="preserve" xmlns:d6p1="http://www.w3.org/XML/1998/namespace"></w:t></w:r></w:ins></w:p><w:p><w:pPr><w:pStyle w:val="Normal" /></w:pPr><w:ins w:id="1675" w:author="Codex" w:date="2026-07-01T12:27:46Z"><w:r><w:t d6p1:space="preserve" xmlns:d6p1="http://www.w3.org/XML/1998/namespace">建议：</w:t></w:r></w:ins></w:p><w:p><w:pPr><w:pStyle w:val="Normal" /></w:pPr><w:ins w:id="1676" w:author="Codex" w:date="2026-07-01T12:27:46Z"><w:r><w:t d6p1:space="preserve" xmlns:d6p1="http://www.w3.org/XML/1998/namespace">1. 尽量裁剪单细胞。</w:t></w:r></w:ins></w:p><w:p><w:pPr><w:pStyle w:val="Normal" /></w:pPr><w:ins w:id="1677" w:author="Codex" w:date="2026-07-01T12:27:46Z"><w:r><w:t d6p1:space="preserve" xmlns:d6p1="http://www.w3.org/XML/1998/namespace">2. 运行后首先检查单细胞 png 叠加图。</w:t></w:r></w:ins></w:p><w:p><w:pPr><w:pStyle w:val="Normal" /></w:pPr><w:ins w:id="1678" w:author="Codex" w:date="2026-07-01T12:27:46Z"><w:r><w:t d6p1:space="preserve" xmlns:d6p1="http://www.w3.org/XML/1998/namespace">3. 若核分割失败，可以手动换通道、调整 NucleusMask2 参数，或剔除该细胞。</w:t></w:r></w:ins></w:p><w:p><w:pPr><w:pStyle w:val="Normal" /></w:pPr><w:ins w:id="1679" w:author="Codex" w:date="2026-07-01T12:27:46Z"><w:r><w:t d6p1:space="preserve" xmlns:d6p1="http://www.w3.org/XML/1998/namespace"></w:t></w:r></w:ins></w:p><w:p><w:pPr><w:pStyle w:val="Heading3" /></w:pPr><w:ins w:id="1680" w:author="Codex" w:date="2026-07-01T12:27:46Z"><w:r><w:t d6p1:space="preserve" xmlns:d6p1="http://www.w3.org/XML/1998/namespace">1.11.2 log_detector_3d_Sage 和 log_detector_fft</w:t></w:r></w:ins></w:p><w:p><w:pPr><w:pStyle w:val="Normal" /></w:pPr><w:ins w:id="1681" w:author="Codex" w:date="2026-07-01T12:27:46Z"><w:r><w:t d6p1:space="preserve" xmlns:d6p1="http://www.w3.org/XML/1998/namespace">用途：</w:t></w:r></w:ins></w:p><w:p><w:pPr><w:pStyle w:val="Normal" /></w:pPr><w:ins w:id="1682" w:author="Codex" w:date="2026-07-01T12:27:46Z"><w:r><w:t d6p1:space="preserve" xmlns:d6p1="http://www.w3.org/XML/1998/namespace">1. log_detector_3d_Sage 用于 3D z-stack 中检测 foci。</w:t></w:r></w:ins></w:p><w:p><w:pPr><w:pStyle w:val="Normal" /></w:pPr><w:ins w:id="1683" w:author="Codex" w:date="2026-07-01T12:27:46Z"><w:r><w:t d6p1:space="preserve" xmlns:d6p1="http://www.w3.org/XML/1998/namespace">2. log_detector_fft 用于选定 z 层或 2D 图像中检测 foci 或 condensate 中心。</w:t></w:r></w:ins></w:p><w:p><w:pPr><w:pStyle w:val="Normal" /></w:pPr><w:ins w:id="1684" w:author="Codex" w:date="2026-07-01T12:27:46Z"><w:r><w:t d6p1:space="preserve" xmlns:d6p1="http://www.w3.org/XML/1998/namespace"></w:t></w:r></w:ins></w:p><w:p><w:pPr><w:pStyle w:val="Normal" /></w:pPr><w:ins w:id="1685" w:author="Codex" w:date="2026-07-01T12:27:46Z"><w:r><w:t d6p1:space="preserve" xmlns:d6p1="http://www.w3.org/XML/1998/namespace">常见参数：</w:t></w:r></w:ins></w:p><w:p><w:pPr><w:pStyle w:val="Normal" /></w:pPr><w:ins w:id="1686" w:author="Codex" w:date="2026-07-01T12:27:46Z"><w:r><w:t d6p1:space="preserve" xmlns:d6p1="http://www.w3.org/XML/1998/namespace">spot 半径 = 3</w:t></w:r></w:ins></w:p><w:p><w:pPr><w:pStyle w:val="Normal" /></w:pPr><w:ins w:id="1687" w:author="Codex" w:date="2026-07-01T12:27:46Z"><w:r><w:t d6p1:space="preserve" xmlns:d6p1="http://www.w3.org/XML/1998/namespace">阈值可为 mean(channel(:))/5 或 0，再用质量分数筛选。</w:t></w:r></w:ins></w:p><w:p><w:pPr><w:pStyle w:val="Normal" /></w:pPr><w:ins w:id="1688" w:author="Codex" w:date="2026-07-01T12:27:46Z"><w:r><w:t d6p1:space="preserve" xmlns:d6p1="http://www.w3.org/XML/1998/namespace"></w:t></w:r></w:ins></w:p><w:p><w:pPr><w:pStyle w:val="Normal" /></w:pPr><w:ins w:id="1689" w:author="Codex" w:date="2026-07-01T12:27:46Z"><w:r><w:t d6p1:space="preserve" xmlns:d6p1="http://www.w3.org/XML/1998/namespace">常见筛选逻辑：</w:t></w:r></w:ins></w:p><w:p><w:pPr><w:pStyle w:val="Normal" /></w:pPr><w:ins w:id="1690" w:author="Codex" w:date="2026-07-01T12:27:46Z"><w:r><w:t d6p1:space="preserve" xmlns:d6p1="http://www.w3.org/XML/1998/namespace">1. 去掉 x 坐标靠近边界的 spot，例如 x &gt; 5 且 x &lt; sizeX - 5。</w:t></w:r></w:ins></w:p><w:p><w:pPr><w:pStyle w:val="Normal" /></w:pPr><w:ins w:id="1691" w:author="Codex" w:date="2026-07-01T12:27:46Z"><w:r><w:t d6p1:space="preserve" xmlns:d6p1="http://www.w3.org/XML/1998/namespace">2. 选择 quality 最大的 spot。</w:t></w:r></w:ins></w:p><w:p><w:pPr><w:pStyle w:val="Normal" /></w:pPr><w:ins w:id="1692" w:author="Codex" w:date="2026-07-01T12:27:46Z"><w:r><w:t d6p1:space="preserve" xmlns:d6p1="http://www.w3.org/XML/1998/namespace">3. RNA spot 与 DNA/Promoter spot 距离小于 5 pixel 时认为匹配；否则 RNA 阴性时用 DNA/Promoter spot 作占位。</w:t></w:r></w:ins></w:p><w:p><w:pPr><w:pStyle w:val="Normal" /></w:pPr><w:ins w:id="1693" w:author="Codex" w:date="2026-07-01T12:27:46Z"><w:r><w:t d6p1:space="preserve" xmlns:d6p1="http://www.w3.org/XML/1998/namespace"></w:t></w:r></w:ins></w:p><w:p><w:pPr><w:pStyle w:val="Heading3" /></w:pPr><w:ins w:id="1694" w:author="Codex" w:date="2026-07-01T12:27:46Z"><w:r><w:t d6p1:space="preserve" xmlns:d6p1="http://www.w3.org/XML/1998/namespace">1.11.3 HMRFseg4img</w:t></w:r></w:ins></w:p><w:p><w:pPr><w:pStyle w:val="Normal" /></w:pPr><w:ins w:id="1695" w:author="Codex" w:date="2026-07-01T12:27:46Z"><w:r><w:t d6p1:space="preserve" xmlns:d6p1="http://www.w3.org/XML/1998/namespace">用途：</w:t></w:r></w:ins></w:p><w:p><w:pPr><w:pStyle w:val="Normal" /></w:pPr><w:ins w:id="1696" w:author="Codex" w:date="2026-07-01T12:27:46Z"><w:r><w:t d6p1:space="preserve" xmlns:d6p1="http://www.w3.org/XML/1998/namespace">对凝聚体通道做考虑空间连续性的强度分割。</w:t></w:r></w:ins></w:p><w:p><w:pPr><w:pStyle w:val="Normal" /></w:pPr><w:ins w:id="1697" w:author="Codex" w:date="2026-07-01T12:27:46Z"><w:r><w:t d6p1:space="preserve" xmlns:d6p1="http://www.w3.org/XML/1998/namespace"></w:t></w:r></w:ins></w:p><w:p><w:pPr><w:pStyle w:val="Normal" /></w:pPr><w:ins w:id="1698" w:author="Codex" w:date="2026-07-01T12:27:46Z"><w:r><w:t d6p1:space="preserve" xmlns:d6p1="http://www.w3.org/XML/1998/namespace">常见参数：</w:t></w:r></w:ins></w:p><w:p><w:pPr><w:pStyle w:val="Normal" /></w:pPr><w:ins w:id="1699" w:author="Codex" w:date="2026-07-01T12:27:46Z"><w:r><w:t d6p1:space="preserve" xmlns:d6p1="http://www.w3.org/XML/1998/namespace">nclust = 7</w:t></w:r></w:ins></w:p><w:p><w:pPr><w:pStyle w:val="Normal" /></w:pPr><w:ins w:id="1700" w:author="Codex" w:date="2026-07-01T12:27:46Z"><w:r><w:t d6p1:space="preserve" xmlns:d6p1="http://www.w3.org/XML/1998/namespace">beta 或平滑参数 = 0.1</w:t></w:r></w:ins></w:p><w:p><w:pPr><w:pStyle w:val="Normal" /></w:pPr><w:ins w:id="1701" w:author="Codex" w:date="2026-07-01T12:27:46Z"><w:r><w:t d6p1:space="preserve" xmlns:d6p1="http://www.w3.org/XML/1998/namespace">收敛阈值 = 1e-8</w:t></w:r></w:ins></w:p><w:p><w:pPr><w:pStyle w:val="Normal" /></w:pPr><w:ins w:id="1702" w:author="Codex" w:date="2026-07-01T12:27:46Z"><w:r><w:t d6p1:space="preserve" xmlns:d6p1="http://www.w3.org/XML/1998/namespace">seg_point = 5</w:t></w:r></w:ins></w:p><w:p><w:pPr><w:pStyle w:val="Normal" /></w:pPr><w:ins w:id="1703" w:author="Codex" w:date="2026-07-01T12:27:46Z"><w:r><w:t d6p1:space="preserve" xmlns:d6p1="http://www.w3.org/XML/1998/namespace"></w:t></w:r></w:ins></w:p><w:p><w:pPr><w:pStyle w:val="Normal" /></w:pPr><w:ins w:id="1704" w:author="Codex" w:date="2026-07-01T12:27:46Z"><w:r><w:t d6p1:space="preserve" xmlns:d6p1="http://www.w3.org/XML/1998/namespace">当前代码中新增保护：</w:t></w:r></w:ins></w:p><w:p><w:pPr><w:pStyle w:val="Normal" /></w:pPr><w:ins w:id="1705" w:author="Codex" w:date="2026-07-01T12:27:46Z"><w:r><w:t d6p1:space="preserve" xmlns:d6p1="http://www.w3.org/XML/1998/namespace">如果 HMRFseg.img_class &gt;= seg_point 没有任何像素，脚本会 warning，并设置 local_thresh = inf，避免 min 空数组导致程序直接崩溃。</w:t></w:r></w:ins></w:p><w:p><w:pPr><w:pStyle w:val="Normal" /></w:pPr><w:ins w:id="1706" w:author="Codex" w:date="2026-07-01T12:27:46Z"><w:r><w:t d6p1:space="preserve" xmlns:d6p1="http://www.w3.org/XML/1998/namespace"></w:t></w:r></w:ins></w:p><w:p><w:pPr><w:pStyle w:val="Heading3" /></w:pPr><w:ins w:id="1707" w:author="Codex" w:date="2026-07-01T12:27:46Z"><w:r><w:t d6p1:space="preserve" xmlns:d6p1="http://www.w3.org/XML/1998/namespace">1.11.4 filter_condensates_Area_PC</w:t></w:r></w:ins></w:p><w:p><w:pPr><w:pStyle w:val="Normal" /></w:pPr><w:ins w:id="1708" w:author="Codex" w:date="2026-07-01T12:27:46Z"><w:r><w:t d6p1:space="preserve" xmlns:d6p1="http://www.w3.org/XML/1998/namespace">用途：</w:t></w:r></w:ins></w:p><w:p><w:pPr><w:pStyle w:val="Normal" /></w:pPr><w:ins w:id="1709" w:author="Codex" w:date="2026-07-01T12:27:46Z"><w:r><w:t d6p1:space="preserve" xmlns:d6p1="http://www.w3.org/XML/1998/namespace">按凝聚体面积和分配系数过滤 HMRF 分割结果。</w:t></w:r></w:ins></w:p><w:p><w:pPr><w:pStyle w:val="Normal" /></w:pPr><w:ins w:id="1710" w:author="Codex" w:date="2026-07-01T12:27:46Z"><w:r><w:t d6p1:space="preserve" xmlns:d6p1="http://www.w3.org/XML/1998/namespace"></w:t></w:r></w:ins></w:p><w:p><w:pPr><w:pStyle w:val="Normal" /></w:pPr><w:ins w:id="1711" w:author="Codex" w:date="2026-07-01T12:27:46Z"><w:r><w:t d6p1:space="preserve" xmlns:d6p1="http://www.w3.org/XML/1998/namespace">输入：</w:t></w:r></w:ins></w:p><w:p><w:pPr><w:pStyle w:val="Normal" /></w:pPr><w:ins w:id="1712" w:author="Codex" w:date="2026-07-01T12:27:46Z"><w:r><w:t d6p1:space="preserve" xmlns:d6p1="http://www.w3.org/XML/1998/namespace">labels</w:t></w:r></w:ins></w:p><w:p><w:pPr><w:pStyle w:val="Normal" /></w:pPr><w:ins w:id="1713" w:author="Codex" w:date="2026-07-01T12:27:46Z"><w:r><w:t d6p1:space="preserve" xmlns:d6p1="http://www.w3.org/XML/1998/namespace">img</w:t></w:r></w:ins></w:p><w:p><w:pPr><w:pStyle w:val="Normal" /></w:pPr><w:ins w:id="1714" w:author="Codex" w:date="2026-07-01T12:27:46Z"><w:r><w:t d6p1:space="preserve" xmlns:d6p1="http://www.w3.org/XML/1998/namespace">min_pixel_num</w:t></w:r></w:ins></w:p><w:p><w:pPr><w:pStyle w:val="Normal" /></w:pPr><w:ins w:id="1715" w:author="Codex" w:date="2026-07-01T12:27:46Z"><w:r><w:t d6p1:space="preserve" xmlns:d6p1="http://www.w3.org/XML/1998/namespace">min_partition_coefficient</w:t></w:r></w:ins></w:p><w:p><w:pPr><w:pStyle w:val="Normal" /></w:pPr><w:ins w:id="1716" w:author="Codex" w:date="2026-07-01T12:27:46Z"><w:r><w:t d6p1:space="preserve" xmlns:d6p1="http://www.w3.org/XML/1998/namespace">resize_factor</w:t></w:r></w:ins></w:p><w:p><w:pPr><w:pStyle w:val="Normal" /></w:pPr><w:ins w:id="1717" w:author="Codex" w:date="2026-07-01T12:27:46Z"><w:r><w:t d6p1:space="preserve" xmlns:d6p1="http://www.w3.org/XML/1998/namespace"></w:t></w:r></w:ins></w:p><w:p><w:pPr><w:pStyle w:val="Normal" /></w:pPr><w:ins w:id="1718" w:author="Codex" w:date="2026-07-01T12:27:46Z"><w:r><w:t d6p1:space="preserve" xmlns:d6p1="http://www.w3.org/XML/1998/namespace">面积阈值：</w:t></w:r></w:ins></w:p><w:p><w:pPr><w:pStyle w:val="Normal" /></w:pPr><w:ins w:id="1719" w:author="Codex" w:date="2026-07-01T12:27:46Z"><w:r><w:t d6p1:space="preserve" xmlns:d6p1="http://www.w3.org/XML/1998/namespace">min_pixel_num = min_radius^2 * pi / (pixelSize / resize_factor)^2</w:t></w:r></w:ins></w:p><w:p><w:pPr><w:pStyle w:val="Normal" /></w:pPr><w:ins w:id="1720" w:author="Codex" w:date="2026-07-01T12:27:46Z"><w:r><w:t d6p1:space="preserve" xmlns:d6p1="http://www.w3.org/XML/1998/namespace"></w:t></w:r></w:ins></w:p><w:p><w:pPr><w:pStyle w:val="Normal" /></w:pPr><w:ins w:id="1721" w:author="Codex" w:date="2026-07-01T12:27:46Z"><w:r><w:t d6p1:space="preserve" xmlns:d6p1="http://www.w3.org/XML/1998/namespace">分配系数：</w:t></w:r></w:ins></w:p><w:p><w:pPr><w:pStyle w:val="Normal" /></w:pPr><w:ins w:id="1722" w:author="Codex" w:date="2026-07-01T12:27:46Z"><w:r><w:t d6p1:space="preserve" xmlns:d6p1="http://www.w3.org/XML/1998/namespace">PC_max = max(inside_val) / mean(outside_val)</w:t></w:r></w:ins></w:p><w:p><w:pPr><w:pStyle w:val="Normal" /></w:pPr><w:ins w:id="1723" w:author="Codex" w:date="2026-07-01T12:27:46Z"><w:r><w:t d6p1:space="preserve" xmlns:d6p1="http://www.w3.org/XML/1998/namespace">PC_mean = mean(inside_val) / mean(outside_val)</w:t></w:r></w:ins></w:p><w:p><w:pPr><w:pStyle w:val="Normal" /></w:pPr><w:ins w:id="1724" w:author="Codex" w:date="2026-07-01T12:27:46Z"><w:r><w:t d6p1:space="preserve" xmlns:d6p1="http://www.w3.org/XML/1998/namespace"></w:t></w:r></w:ins></w:p><w:p><w:pPr><w:pStyle w:val="Normal" /></w:pPr><w:ins w:id="1725" w:author="Codex" w:date="2026-07-01T12:27:46Z"><w:r><w:t d6p1:space="preserve" xmlns:d6p1="http://www.w3.org/XML/1998/namespace">outside 区域定义：</w:t></w:r></w:ins></w:p><w:p><w:pPr><w:pStyle w:val="Normal" /></w:pPr><w:ins w:id="1726" w:author="Codex" w:date="2026-07-01T12:27:46Z"><w:r><w:t d6p1:space="preserve" xmlns:d6p1="http://www.w3.org/XML/1998/namespace">对凝聚体 mask 分别膨胀 2 * resize_factor 和 3 * resize_factor，取二者之间的环形区域，并要求 labels == 0。</w:t></w:r></w:ins></w:p><w:p><w:pPr><w:pStyle w:val="Normal" /></w:pPr><w:ins w:id="1727" w:author="Codex" w:date="2026-07-01T12:27:46Z"><w:r><w:t d6p1:space="preserve" xmlns:d6p1="http://www.w3.org/XML/1998/namespace"></w:t></w:r></w:ins></w:p><w:p><w:pPr><w:pStyle w:val="Normal" /></w:pPr><w:ins w:id="1728" w:author="Codex" w:date="2026-07-01T12:27:46Z"><w:r><w:t d6p1:space="preserve" xmlns:d6p1="http://www.w3.org/XML/1998/namespace">过滤规则：</w:t></w:r></w:ins></w:p><w:p><w:pPr><w:pStyle w:val="Normal" /></w:pPr><w:ins w:id="1729" w:author="Codex" w:date="2026-07-01T12:27:46Z"><w:r><w:t d6p1:space="preserve" xmlns:d6p1="http://www.w3.org/XML/1998/namespace">1. inside 像素少于 1 或 outside 像素少于 5，删除该 label。</w:t></w:r></w:ins></w:p><w:p><w:pPr><w:pStyle w:val="Normal" /></w:pPr><w:ins w:id="1730" w:author="Codex" w:date="2026-07-01T12:27:46Z"><w:r><w:t d6p1:space="preserve" xmlns:d6p1="http://www.w3.org/XML/1998/namespace">2. area_pixel &lt; min_pixel_num，删除。</w:t></w:r></w:ins></w:p><w:p><w:pPr><w:pStyle w:val="Normal" /></w:pPr><w:ins w:id="1731" w:author="Codex" w:date="2026-07-01T12:27:46Z"><w:r><w:t d6p1:space="preserve" xmlns:d6p1="http://www.w3.org/XML/1998/namespace">3. PC_max &lt; min_partition_coefficient，删除。</w:t></w:r></w:ins></w:p><w:p><w:pPr><w:pStyle w:val="Normal" /></w:pPr><w:ins w:id="1732" w:author="Codex" w:date="2026-07-01T12:27:46Z"><w:r><w:t d6p1:space="preserve" xmlns:d6p1="http://www.w3.org/XML/1998/namespace"></w:t></w:r></w:ins></w:p><w:p><w:pPr><w:pStyle w:val="Normal" /></w:pPr><w:ins w:id="1733" w:author="Codex" w:date="2026-07-01T12:27:46Z"><w:r><w:t d6p1:space="preserve" xmlns:d6p1="http://www.w3.org/XML/1998/namespace">注意：</w:t></w:r></w:ins></w:p><w:p><w:pPr><w:pStyle w:val="Normal" /></w:pPr><w:ins w:id="1734" w:author="Codex" w:date="2026-07-01T12:27:46Z"><w:r><w:t d6p1:space="preserve" xmlns:d6p1="http://www.w3.org/XML/1998/namespace">当前函数中的中文注释有编码显示问题，建议后续统一保存为 UTF-8。</w:t></w:r></w:ins></w:p><w:p><w:pPr><w:pStyle w:val="Normal" /></w:pPr><w:ins w:id="1735" w:author="Codex" w:date="2026-07-01T12:27:46Z"><w:r><w:t d6p1:space="preserve" xmlns:d6p1="http://www.w3.org/XML/1998/namespace"></w:t></w:r></w:ins></w:p><w:p><w:pPr><w:pStyle w:val="Heading3" /></w:pPr><w:ins w:id="1736" w:author="Codex" w:date="2026-07-01T12:27:46Z"><w:r><w:t d6p1:space="preserve" xmlns:d6p1="http://www.w3.org/XML/1998/namespace">1.11.5 getCDcenter、getCDinterface、getCDboundary</w:t></w:r></w:ins></w:p><w:p><w:pPr><w:pStyle w:val="Normal" /></w:pPr><w:ins w:id="1737" w:author="Codex" w:date="2026-07-01T12:27:46Z"><w:r><w:t d6p1:space="preserve" xmlns:d6p1="http://www.w3.org/XML/1998/namespace">用途：</w:t></w:r></w:ins></w:p><w:p><w:pPr><w:pStyle w:val="Normal" /></w:pPr><w:ins w:id="1738" w:author="Codex" w:date="2026-07-01T12:27:46Z"><w:r><w:t d6p1:space="preserve" xmlns:d6p1="http://www.w3.org/XML/1998/namespace">从二值凝聚体区域中提取中心、界面和边界。</w:t></w:r></w:ins></w:p><w:p><w:pPr><w:pStyle w:val="Normal" /></w:pPr><w:ins w:id="1739" w:author="Codex" w:date="2026-07-01T12:27:46Z"><w:r><w:t d6p1:space="preserve" xmlns:d6p1="http://www.w3.org/XML/1998/namespace"></w:t></w:r></w:ins></w:p><w:p><w:pPr><w:pStyle w:val="Normal" /></w:pPr><w:ins w:id="1740" w:author="Codex" w:date="2026-07-01T12:27:46Z"><w:r><w:t d6p1:space="preserve" xmlns:d6p1="http://www.w3.org/XML/1998/namespace">输出：</w:t></w:r></w:ins></w:p><w:p><w:pPr><w:pStyle w:val="Normal" /></w:pPr><w:ins w:id="1741" w:author="Codex" w:date="2026-07-01T12:27:46Z"><w:r><w:t d6p1:space="preserve" xmlns:d6p1="http://www.w3.org/XML/1998/namespace">CDcenter</w:t></w:r></w:ins></w:p><w:p><w:pPr><w:pStyle w:val="Normal" /></w:pPr><w:ins w:id="1742" w:author="Codex" w:date="2026-07-01T12:27:46Z"><w:r><w:t d6p1:space="preserve" xmlns:d6p1="http://www.w3.org/XML/1998/namespace">CDinterface</w:t></w:r></w:ins></w:p><w:p><w:pPr><w:pStyle w:val="Normal" /></w:pPr><w:ins w:id="1743" w:author="Codex" w:date="2026-07-01T12:27:46Z"><w:r><w:t d6p1:space="preserve" xmlns:d6p1="http://www.w3.org/XML/1998/namespace">CDboundary</w:t></w:r></w:ins></w:p><w:p><w:pPr><w:pStyle w:val="Normal" /></w:pPr><w:ins w:id="1744" w:author="Codex" w:date="2026-07-01T12:27:46Z"><w:r><w:t d6p1:space="preserve" xmlns:d6p1="http://www.w3.org/XML/1998/namespace">labels</w:t></w:r></w:ins></w:p><w:p><w:pPr><w:pStyle w:val="Normal" /></w:pPr><w:ins w:id="1745" w:author="Codex" w:date="2026-07-01T12:27:46Z"><w:r><w:t d6p1:space="preserve" xmlns:d6p1="http://www.w3.org/XML/1998/namespace"></w:t></w:r></w:ins></w:p><w:p><w:pPr><w:pStyle w:val="Normal" /></w:pPr><w:ins w:id="1746" w:author="Codex" w:date="2026-07-01T12:27:46Z"><w:r><w:t d6p1:space="preserve" xmlns:d6p1="http://www.w3.org/XML/1998/namespace">注意：</w:t></w:r></w:ins></w:p><w:p><w:pPr><w:pStyle w:val="Normal" /></w:pPr><w:ins w:id="1747" w:author="Codex" w:date="2026-07-01T12:27:46Z"><w:r><w:t d6p1:space="preserve" xmlns:d6p1="http://www.w3.org/XML/1998/namespace">1. CDcenter 在不同脚本中可能来自图像几何中心，也可能由 LoG 检测到的凝聚体 spot 约束。</w:t></w:r></w:ins></w:p><w:p><w:pPr><w:pStyle w:val="Normal" /></w:pPr><w:ins w:id="1748" w:author="Codex" w:date="2026-07-01T12:27:46Z"><w:r><w:t d6p1:space="preserve" xmlns:d6p1="http://www.w3.org/XML/1998/namespace">2. CDboundary 用于距离边界的计算和 CDmask 的可视化叠加。</w:t></w:r></w:ins></w:p><w:p><w:pPr><w:pStyle w:val="Normal" /></w:pPr><w:ins w:id="1749" w:author="Codex" w:date="2026-07-01T12:27:46Z"><w:r><w:t d6p1:space="preserve" xmlns:d6p1="http://www.w3.org/XML/1998/namespace"></w:t></w:r></w:ins></w:p><w:p><w:pPr><w:pStyle w:val="Heading3" /></w:pPr><w:ins w:id="1750" w:author="Codex" w:date="2026-07-01T12:27:46Z"><w:r><w:t d6p1:space="preserve" xmlns:d6p1="http://www.w3.org/XML/1998/namespace">1.11.6 getDist2Bound</w:t></w:r></w:ins></w:p><w:p><w:pPr><w:pStyle w:val="Normal" /></w:pPr><w:ins w:id="1751" w:author="Codex" w:date="2026-07-01T12:27:46Z"><w:r><w:t d6p1:space="preserve" xmlns:d6p1="http://www.w3.org/XML/1998/namespace">用途：</w:t></w:r></w:ins></w:p><w:p><w:pPr><w:pStyle w:val="Normal" /></w:pPr><w:ins w:id="1752" w:author="Codex" w:date="2026-07-01T12:27:46Z"><w:r><w:t d6p1:space="preserve" xmlns:d6p1="http://www.w3.org/XML/1998/namespace">计算 foci 到所有凝聚体边界中最近边界点的距离。</w:t></w:r></w:ins></w:p><w:p><w:pPr><w:pStyle w:val="Normal" /></w:pPr><w:ins w:id="1753" w:author="Codex" w:date="2026-07-01T12:27:46Z"><w:r><w:t d6p1:space="preserve" xmlns:d6p1="http://www.w3.org/XML/1998/namespace"></w:t></w:r></w:ins></w:p><w:p><w:pPr><w:pStyle w:val="Normal" /></w:pPr><w:ins w:id="1754" w:author="Codex" w:date="2026-07-01T12:27:46Z"><w:r><w:t d6p1:space="preserve" xmlns:d6p1="http://www.w3.org/XML/1998/namespace">约定：</w:t></w:r></w:ins></w:p><w:p><w:pPr><w:pStyle w:val="Normal" /></w:pPr><w:ins w:id="1755" w:author="Codex" w:date="2026-07-01T12:27:46Z"><w:r><w:t d6p1:space="preserve" xmlns:d6p1="http://www.w3.org/XML/1998/namespace">1. 若该点位于 CDmask 内，距离为负值。</w:t></w:r></w:ins></w:p><w:p><w:pPr><w:pStyle w:val="Normal" /></w:pPr><w:ins w:id="1756" w:author="Codex" w:date="2026-07-01T12:27:46Z"><w:r><w:t d6p1:space="preserve" xmlns:d6p1="http://www.w3.org/XML/1998/namespace">2. 若当前帧没有边界，返回 NaN。</w:t></w:r></w:ins></w:p><w:p><w:pPr><w:pStyle w:val="Normal" /></w:pPr><w:ins w:id="1757" w:author="Codex" w:date="2026-07-01T12:27:46Z"><w:r><w:t d6p1:space="preserve" xmlns:d6p1="http://www.w3.org/XML/1998/namespace"></w:t></w:r></w:ins></w:p><w:p><w:pPr><w:pStyle w:val="Heading3" /></w:pPr><w:ins w:id="1758" w:author="Codex" w:date="2026-07-01T12:27:46Z"><w:r><w:t d6p1:space="preserve" xmlns:d6p1="http://www.w3.org/XML/1998/namespace">1.11.7 getDist2CenterRadius</w:t></w:r></w:ins></w:p><w:p><w:pPr><w:pStyle w:val="Normal" /></w:pPr><w:ins w:id="1759" w:author="Codex" w:date="2026-07-01T12:27:46Z"><w:r><w:t d6p1:space="preserve" xmlns:d6p1="http://www.w3.org/XML/1998/namespace">用途：</w:t></w:r></w:ins></w:p><w:p><w:pPr><w:pStyle w:val="Normal" /></w:pPr><w:ins w:id="1760" w:author="Codex" w:date="2026-07-01T12:27:46Z"><w:r><w:t d6p1:space="preserve" xmlns:d6p1="http://www.w3.org/XML/1998/namespace">找到距离 foci 最近的凝聚体 label，计算 foci 到中心、等效半径和边界到中心距离。</w:t></w:r></w:ins></w:p><w:p><w:pPr><w:pStyle w:val="Normal" /></w:pPr><w:ins w:id="1761" w:author="Codex" w:date="2026-07-01T12:27:46Z"><w:r><w:t d6p1:space="preserve" xmlns:d6p1="http://www.w3.org/XML/1998/namespace"></w:t></w:r></w:ins></w:p><w:p><w:pPr><w:pStyle w:val="Normal" /></w:pPr><w:ins w:id="1762" w:author="Codex" w:date="2026-07-01T12:27:46Z"><w:r><w:t d6p1:space="preserve" xmlns:d6p1="http://www.w3.org/XML/1998/namespace">输出：</w:t></w:r></w:ins></w:p><w:p><w:pPr><w:pStyle w:val="Normal" /></w:pPr><w:ins w:id="1763" w:author="Codex" w:date="2026-07-01T12:27:46Z"><w:r><w:t d6p1:space="preserve" xmlns:d6p1="http://www.w3.org/XML/1998/namespace">dist2center</w:t></w:r></w:ins></w:p><w:p><w:pPr><w:pStyle w:val="Normal" /></w:pPr><w:ins w:id="1764" w:author="Codex" w:date="2026-07-01T12:27:46Z"><w:r><w:t d6p1:space="preserve" xmlns:d6p1="http://www.w3.org/XML/1998/namespace">radius1</w:t></w:r></w:ins></w:p><w:p><w:pPr><w:pStyle w:val="Normal" /></w:pPr><w:ins w:id="1765" w:author="Codex" w:date="2026-07-01T12:27:46Z"><w:r><w:t d6p1:space="preserve" xmlns:d6p1="http://www.w3.org/XML/1998/namespace">radius2</w:t></w:r></w:ins></w:p><w:p><w:pPr><w:pStyle w:val="Normal" /></w:pPr><w:ins w:id="1766" w:author="Codex" w:date="2026-07-01T12:27:46Z"><w:r><w:t d6p1:space="preserve" xmlns:d6p1="http://www.w3.org/XML/1998/namespace">radius3</w:t></w:r></w:ins></w:p><w:p><w:pPr><w:pStyle w:val="Normal" /></w:pPr><w:ins w:id="1767" w:author="Codex" w:date="2026-07-01T12:27:46Z"><w:r><w:t d6p1:space="preserve" xmlns:d6p1="http://www.w3.org/XML/1998/namespace">spots_resize</w:t></w:r></w:ins></w:p><w:p><w:pPr><w:pStyle w:val="Normal" /></w:pPr><w:ins w:id="1768" w:author="Codex" w:date="2026-07-01T12:27:46Z"><w:r><w:t d6p1:space="preserve" xmlns:d6p1="http://www.w3.org/XML/1998/namespace"></w:t></w:r></w:ins></w:p><w:p><w:pPr><w:pStyle w:val="Normal" /></w:pPr><w:ins w:id="1769" w:author="Codex" w:date="2026-07-01T12:27:46Z"><w:r><w:t d6p1:space="preserve" xmlns:d6p1="http://www.w3.org/XML/1998/namespace">注意：</w:t></w:r></w:ins></w:p><w:p><w:pPr><w:pStyle w:val="Normal" /></w:pPr><w:ins w:id="1770" w:author="Codex" w:date="2026-07-01T12:27:46Z"><w:r><w:t d6p1:space="preserve" xmlns:d6p1="http://www.w3.org/XML/1998/namespace">1. spots_resize 会先过滤 ROI 外中心点。</w:t></w:r></w:ins></w:p><w:p><w:pPr><w:pStyle w:val="Normal" /></w:pPr><w:ins w:id="1771" w:author="Codex" w:date="2026-07-01T12:27:46Z"><w:r><w:t d6p1:space="preserve" xmlns:d6p1="http://www.w3.org/XML/1998/namespace">2. 如果有 LoG 检测到的中心点，会优先选择离 regionprops Centroid 最近的 spot 作为中心。</w:t></w:r></w:ins></w:p><w:p><w:pPr><w:pStyle w:val="Normal" /></w:pPr><w:ins w:id="1772" w:author="Codex" w:date="2026-07-01T12:27:46Z"><w:r><w:t d6p1:space="preserve" xmlns:d6p1="http://www.w3.org/XML/1998/namespace">3. 如果没有中心点，则用 regionprops Centroid。</w:t></w:r></w:ins></w:p><w:p><w:pPr><w:pStyle w:val="Normal" /></w:pPr><w:ins w:id="1773" w:author="Codex" w:date="2026-07-01T12:27:46Z"><w:r><w:t d6p1:space="preserve" xmlns:d6p1="http://www.w3.org/XML/1998/namespace"></w:t></w:r></w:ins></w:p><w:p><w:pPr><w:pStyle w:val="Heading3" /></w:pPr><w:ins w:id="1774" w:author="Codex" w:date="2026-07-01T12:27:46Z"><w:r><w:t d6p1:space="preserve" xmlns:d6p1="http://www.w3.org/XML/1998/namespace">1.11.8 getDist2InterfaceRadius</w:t></w:r></w:ins></w:p><w:p><w:pPr><w:pStyle w:val="Normal" /></w:pPr><w:ins w:id="1775" w:author="Codex" w:date="2026-07-01T12:27:46Z"><w:r><w:t d6p1:space="preserve" xmlns:d6p1="http://www.w3.org/XML/1998/namespace">用途：</w:t></w:r></w:ins></w:p><w:p><w:pPr><w:pStyle w:val="Normal" /></w:pPr><w:ins w:id="1776" w:author="Codex" w:date="2026-07-01T12:27:46Z"><w:r><w:t d6p1:space="preserve" xmlns:d6p1="http://www.w3.org/XML/1998/namespace">计算 foci 到边界、质心或中心点、以及边界到质心的距离。</w:t></w:r></w:ins></w:p><w:p><w:pPr><w:pStyle w:val="Normal" /></w:pPr><w:ins w:id="1777" w:author="Codex" w:date="2026-07-01T12:27:46Z"><w:r><w:t d6p1:space="preserve" xmlns:d6p1="http://www.w3.org/XML/1998/namespace"></w:t></w:r></w:ins></w:p><w:p><w:pPr><w:pStyle w:val="Normal" /></w:pPr><w:ins w:id="1778" w:author="Codex" w:date="2026-07-01T12:27:46Z"><w:r><w:t d6p1:space="preserve" xmlns:d6p1="http://www.w3.org/XML/1998/namespace">输出：</w:t></w:r></w:ins></w:p><w:p><w:pPr><w:pStyle w:val="Normal" /></w:pPr><w:ins w:id="1779" w:author="Codex" w:date="2026-07-01T12:27:46Z"><w:r><w:t d6p1:space="preserve" xmlns:d6p1="http://www.w3.org/XML/1998/namespace">dist_p2boundary</w:t></w:r></w:ins></w:p><w:p><w:pPr><w:pStyle w:val="Normal" /></w:pPr><w:ins w:id="1780" w:author="Codex" w:date="2026-07-01T12:27:46Z"><w:r><w:t d6p1:space="preserve" xmlns:d6p1="http://www.w3.org/XML/1998/namespace">dist_p2centroid</w:t></w:r></w:ins></w:p><w:p><w:pPr><w:pStyle w:val="Normal" /></w:pPr><w:ins w:id="1781" w:author="Codex" w:date="2026-07-01T12:27:46Z"><w:r><w:t d6p1:space="preserve" xmlns:d6p1="http://www.w3.org/XML/1998/namespace">dist_boundary2centroid</w:t></w:r></w:ins></w:p><w:p><w:pPr><w:pStyle w:val="Normal" /></w:pPr><w:ins w:id="1782" w:author="Codex" w:date="2026-07-01T12:27:46Z"><w:r><w:t d6p1:space="preserve" xmlns:d6p1="http://www.w3.org/XML/1998/namespace"></w:t></w:r></w:ins></w:p><w:p><w:pPr><w:pStyle w:val="Normal" /></w:pPr><w:ins w:id="1783" w:author="Codex" w:date="2026-07-01T12:27:46Z"><w:r><w:t d6p1:space="preserve" xmlns:d6p1="http://www.w3.org/XML/1998/namespace">约定：</w:t></w:r></w:ins></w:p><w:p><w:pPr><w:pStyle w:val="Normal" /></w:pPr><w:ins w:id="1784" w:author="Codex" w:date="2026-07-01T12:27:46Z"><w:r><w:t d6p1:space="preserve" xmlns:d6p1="http://www.w3.org/XML/1998/namespace">1. 会重新用 bwconncomp 对 labels 连通域编号。</w:t></w:r></w:ins></w:p><w:p><w:pPr><w:pStyle w:val="Normal" /></w:pPr><w:ins w:id="1785" w:author="Codex" w:date="2026-07-01T12:27:46Z"><w:r><w:t d6p1:space="preserve" xmlns:d6p1="http://www.w3.org/XML/1998/namespace">2. foci 在凝聚体内部时 dist_p2boundary 为负值。</w:t></w:r></w:ins></w:p><w:p><w:pPr><w:pStyle w:val="Normal" /></w:pPr><w:ins w:id="1786" w:author="Codex" w:date="2026-07-01T12:27:46Z"><w:r><w:t d6p1:space="preserve" xmlns:d6p1="http://www.w3.org/XML/1998/namespace">3. 若 CDcenter 为空，会回退到 regionprops 的 Centroid。</w:t></w:r></w:ins></w:p><w:p><w:pPr><w:pStyle w:val="Normal" /></w:pPr><w:ins w:id="1787" w:author="Codex" w:date="2026-07-01T12:27:46Z"><w:r><w:t d6p1:space="preserve" xmlns:d6p1="http://www.w3.org/XML/1998/namespace"></w:t></w:r></w:ins></w:p><w:p><w:pPr><w:pStyle w:val="Heading3" /></w:pPr><w:ins w:id="1788" w:author="Codex" w:date="2026-07-01T12:27:46Z"><w:r><w:t d6p1:space="preserve" xmlns:d6p1="http://www.w3.org/XML/1998/namespace">1.11.9 IntensityCalculation</w:t></w:r></w:ins></w:p><w:p><w:pPr><w:pStyle w:val="Normal" /></w:pPr><w:ins w:id="1789" w:author="Codex" w:date="2026-07-01T12:27:46Z"><w:r><w:t d6p1:space="preserve" xmlns:d6p1="http://www.w3.org/XML/1998/namespace">用途：</w:t></w:r></w:ins></w:p><w:p><w:pPr><w:pStyle w:val="Normal" /></w:pPr><w:ins w:id="1790" w:author="Codex" w:date="2026-07-01T12:27:46Z"><w:r><w:t d6p1:space="preserve" xmlns:d6p1="http://www.w3.org/XML/1998/namespace">计算 foci 局部信号和局部背景。</w:t></w:r></w:ins></w:p><w:p><w:pPr><w:pStyle w:val="Normal" /></w:pPr><w:ins w:id="1791" w:author="Codex" w:date="2026-07-01T12:27:46Z"><w:r><w:t d6p1:space="preserve" xmlns:d6p1="http://www.w3.org/XML/1998/namespace"></w:t></w:r></w:ins></w:p><w:p><w:pPr><w:pStyle w:val="Normal" /></w:pPr><w:ins w:id="1792" w:author="Codex" w:date="2026-07-01T12:27:46Z"><w:r><w:t d6p1:space="preserve" xmlns:d6p1="http://www.w3.org/XML/1998/namespace">当前实现：</w:t></w:r></w:ins></w:p><w:p><w:pPr><w:pStyle w:val="Normal" /></w:pPr><w:ins w:id="1793" w:author="Codex" w:date="2026-07-01T12:27:46Z"><w:r><w:t d6p1:space="preserve" xmlns:d6p1="http://www.w3.org/XML/1998/namespace">1. 每帧先对图像做 imgaussfilt，sigma = 1。</w:t></w:r></w:ins></w:p><w:p><w:pPr><w:pStyle w:val="Normal" /></w:pPr><w:ins w:id="1794" w:author="Codex" w:date="2026-07-01T12:27:46Z"><w:r><w:t d6p1:space="preserve" xmlns:d6p1="http://www.w3.org/XML/1998/namespace">2. base_bkg 当前为整幅图像像素的 90 百分位，而不是 nucleus_mask 内均值；原 nucleus_mask 均值写法被注释。</w:t></w:r></w:ins></w:p><w:p><w:pPr><w:pStyle w:val="Normal" /></w:pPr><w:ins w:id="1795" w:author="Codex" w:date="2026-07-01T12:27:46Z"><w:r><w:t d6p1:space="preserve" xmlns:d6p1="http://www.w3.org/XML/1998/namespace">3. foci 信号区域由 rna_width 决定。</w:t></w:r></w:ins></w:p><w:p><w:pPr><w:pStyle w:val="Normal" /></w:pPr><w:ins w:id="1796" w:author="Codex" w:date="2026-07-01T12:27:46Z"><w:r><w:t d6p1:space="preserve" xmlns:d6p1="http://www.w3.org/XML/1998/namespace">4. 背景环由 bkg_width 决定。</w:t></w:r></w:ins></w:p><w:p><w:pPr><w:pStyle w:val="Normal" /></w:pPr><w:ins w:id="1797" w:author="Codex" w:date="2026-07-01T12:27:46Z"><w:r><w:t d6p1:space="preserve" xmlns:d6p1="http://www.w3.org/XML/1998/namespace">5. rna_bkg 第一列为扣除局部背景后的 foci 总信号，第二列为局部背景均值。</w:t></w:r></w:ins></w:p><w:p><w:pPr><w:pStyle w:val="Normal" /></w:pPr><w:ins w:id="1798" w:author="Codex" w:date="2026-07-01T12:27:46Z"><w:r><w:t d6p1:space="preserve" xmlns:d6p1="http://www.w3.org/XML/1998/namespace"></w:t></w:r></w:ins></w:p><w:p><w:pPr><w:pStyle w:val="Heading3" /></w:pPr><w:ins w:id="1799" w:author="Codex" w:date="2026-07-01T12:27:46Z"><w:r><w:t d6p1:space="preserve" xmlns:d6p1="http://www.w3.org/XML/1998/namespace">1.11.10 错误日志与资源清理函数</w:t></w:r></w:ins></w:p><w:p><w:pPr><w:pStyle w:val="Normal" /></w:pPr><w:ins w:id="1800" w:author="Codex" w:date="2026-07-01T12:27:46Z"><w:r><w:t d6p1:space="preserve" xmlns:d6p1="http://www.w3.org/XML/1998/namespace">initializeCellProcessingErrorLog(error_log_path)</w:t></w:r></w:ins></w:p><w:p><w:pPr><w:pStyle w:val="Normal" /></w:pPr><w:ins w:id="1801" w:author="Codex" w:date="2026-07-01T12:27:46Z"><w:r><w:t d6p1:space="preserve" xmlns:d6p1="http://www.w3.org/XML/1998/namespace">开始每次批处理时新建日志文件，写入标题和开始时间。</w:t></w:r></w:ins></w:p><w:p><w:pPr><w:pStyle w:val="Normal" /></w:pPr><w:ins w:id="1802" w:author="Codex" w:date="2026-07-01T12:27:46Z"><w:r><w:t d6p1:space="preserve" xmlns:d6p1="http://www.w3.org/XML/1998/namespace"></w:t></w:r></w:ins></w:p><w:p><w:pPr><w:pStyle w:val="Normal" /></w:pPr><w:ins w:id="1803" w:author="Codex" w:date="2026-07-01T12:27:46Z"><w:r><w:t d6p1:space="preserve" xmlns:d6p1="http://www.w3.org/XML/1998/namespace">logCellProcessingError(error_log_path, filename, ME)</w:t></w:r></w:ins></w:p><w:p><w:pPr><w:pStyle w:val="Normal" /></w:pPr><w:ins w:id="1804" w:author="Codex" w:date="2026-07-01T12:27:46Z"><w:r><w:t d6p1:space="preserve" xmlns:d6p1="http://www.w3.org/XML/1998/namespace">在 catch 中追加失败文件名、错误 ID、错误消息和 stack 行号。</w:t></w:r></w:ins></w:p><w:p><w:pPr><w:pStyle w:val="Normal" /></w:pPr><w:ins w:id="1805" w:author="Codex" w:date="2026-07-01T12:27:46Z"><w:r><w:t d6p1:space="preserve" xmlns:d6p1="http://www.w3.org/XML/1998/namespace"></w:t></w:r></w:ins></w:p><w:p><w:pPr><w:pStyle w:val="Normal" /></w:pPr><w:ins w:id="1806" w:author="Codex" w:date="2026-07-01T12:27:46Z"><w:r><w:t d6p1:space="preserve" xmlns:d6p1="http://www.w3.org/XML/1998/namespace">cleanupCellProcessingResources(reader)</w:t></w:r></w:ins></w:p><w:p><w:pPr><w:pStyle w:val="Normal" /></w:pPr><w:ins w:id="1807" w:author="Codex" w:date="2026-07-01T12:27:46Z"><w:r><w:t d6p1:space="preserve" xmlns:d6p1="http://www.w3.org/XML/1998/namespace">失败后关闭 Bio-Formats reader、waitbar 和 figure，避免文件句柄或图窗残留影响后续细胞。</w:t></w:r></w:ins></w:p><w:p><w:pPr><w:pStyle w:val="Normal" /></w:pPr><w:ins w:id="1808" w:author="Codex" w:date="2026-07-01T12:27:46Z"><w:r><w:t d6p1:space="preserve" xmlns:d6p1="http://www.w3.org/XML/1998/namespace"></w:t></w:r></w:ins></w:p><w:p><w:pPr><w:pStyle w:val="Heading2" /></w:pPr><w:ins w:id="1809" w:author="Codex" w:date="2026-07-01T12:27:46Z"><w:r><w:t d6p1:space="preserve" xmlns:d6p1="http://www.w3.org/XML/1998/namespace">1.12 结果检查和质量控制建议</w:t></w:r></w:ins></w:p><w:p><w:pPr><w:pStyle w:val="Normal" /></w:pPr><w:ins w:id="1810" w:author="Codex" w:date="2026-07-01T12:27:46Z"><w:r><w:t d6p1:space="preserve" xmlns:d6p1="http://www.w3.org/XML/1998/namespace">每批数据运行完成后，建议按以下顺序检查：</w:t></w:r></w:ins></w:p><w:p><w:pPr><w:pStyle w:val="Normal" /></w:pPr><w:ins w:id="1811" w:author="Codex" w:date="2026-07-01T12:27:46Z"><w:r><w:t d6p1:space="preserve" xmlns:d6p1="http://www.w3.org/XML/1998/namespace">1. 查看 Cell_analysis_errors.txt。如果存在失败细胞，先按错误信息定位是读取失败、核分割失败、spot 匹配失败、HMRF 空类别还是保存失败。</w:t></w:r></w:ins></w:p><w:p><w:pPr><w:pStyle w:val="Normal" /></w:pPr><w:ins w:id="1812" w:author="Codex" w:date="2026-07-01T12:27:46Z"><w:r><w:t d6p1:space="preserve" xmlns:d6p1="http://www.w3.org/XML/1998/namespace">2. 查看每个细胞的 png 检查图。重点确认 foci 点是否落在真实信号上，凝聚体边界是否合理，是否存在明显错误核分割。</w:t></w:r></w:ins></w:p><w:p><w:pPr><w:pStyle w:val="Normal" /></w:pPr><w:ins w:id="1813" w:author="Codex" w:date="2026-07-01T12:27:46Z"><w:r><w:t d6p1:space="preserve" xmlns:d6p1="http://www.w3.org/XML/1998/namespace">3. 查看 HMRFseg.png。若 HMRF 类别阈值太低，会把背景纳入凝聚体；太高则可能只保留极亮中心。</w:t></w:r></w:ins></w:p><w:p><w:pPr><w:pStyle w:val="Normal" /></w:pPr><w:ins w:id="1814" w:author="Codex" w:date="2026-07-01T12:27:46Z"><w:r><w:t d6p1:space="preserve" xmlns:d6p1="http://www.w3.org/XML/1998/namespace">4. 查看 CDmask.tif。确认边界、中心和 mask 是否与原图一致。</w:t></w:r></w:ins></w:p><w:p><w:pPr><w:pStyle w:val="Normal" /></w:pPr><w:ins w:id="1815" w:author="Codex" w:date="2026-07-01T12:27:46Z"><w:r><w:t d6p1:space="preserve" xmlns:d6p1="http://www.w3.org/XML/1998/namespace">5. 查看 roi-bicubic.tif 和 roi.tif。确认 ROI 是否完整包含 foci 附近区域。</w:t></w:r></w:ins></w:p><w:p><w:pPr><w:pStyle w:val="Normal" /></w:pPr><w:ins w:id="1816" w:author="Codex" w:date="2026-07-01T12:27:46Z"><w:r><w:t d6p1:space="preserve" xmlns:d6p1="http://www.w3.org/XML/1998/namespace">6. 打开 .mat 文件检查 foci_result 和 condensate_result 是否存在，字段是否齐全。</w:t></w:r></w:ins></w:p><w:p><w:pPr><w:pStyle w:val="Normal" /></w:pPr><w:ins w:id="1817" w:author="Codex" w:date="2026-07-01T12:27:46Z"><w:r><w:t d6p1:space="preserve" xmlns:d6p1="http://www.w3.org/XML/1998/namespace">7. 统计前先剔除明显定位错误、z 层错误、核分割错误、图像饱和、视野中多细胞干扰的样本。</w:t></w:r></w:ins></w:p><w:p><w:pPr><w:pStyle w:val="Normal" /></w:pPr><w:ins w:id="1818" w:author="Codex" w:date="2026-07-01T12:27:46Z"><w:r><w:t d6p1:space="preserve" xmlns:d6p1="http://www.w3.org/XML/1998/namespace"></w:t></w:r></w:ins></w:p><w:p><w:pPr><w:pStyle w:val="Normal" /></w:pPr><w:ins w:id="1819" w:author="Codex" w:date="2026-07-01T12:27:46Z"><w:r><w:t d6p1:space="preserve" xmlns:d6p1="http://www.w3.org/XML/1998/namespace">常见问题和处理方式：</w:t></w:r></w:ins></w:p><w:p><w:pPr><w:pStyle w:val="Normal" /></w:pPr><w:ins w:id="1820" w:author="Codex" w:date="2026-07-01T12:27:46Z"><w:r><w:t d6p1:space="preserve" xmlns:d6p1="http://www.w3.org/XML/1998/namespace">1. LoG 定位到异常亮杂点：重新裁剪图像，去掉杂点；或提高筛选条件，手动复查 quality。</w:t></w:r></w:ins></w:p><w:p><w:pPr><w:pStyle w:val="Normal" /></w:pPr><w:ins w:id="1821" w:author="Codex" w:date="2026-07-01T12:27:46Z"><w:r><w:t d6p1:space="preserve" xmlns:d6p1="http://www.w3.org/XML/1998/namespace">2. nucleus_mask 选错细胞：重新裁剪单细胞；尝试换通道生成核掩膜；必要时手动圈核。</w:t></w:r></w:ins></w:p><w:p><w:pPr><w:pStyle w:val="Normal" /></w:pPr><w:ins w:id="1822" w:author="Codex" w:date="2026-07-01T12:27:46Z"><w:r><w:t d6p1:space="preserve" xmlns:d6p1="http://www.w3.org/XML/1998/namespace">3. RNA 阴性细胞误判：Cell_with_RNA.txt 和 Cell_without_RNA.txt 应由人工判断后写入，脚本内自动判断只作为辅助。</w:t></w:r></w:ins></w:p><w:p><w:pPr><w:pStyle w:val="Normal" /></w:pPr><w:ins w:id="1823" w:author="Codex" w:date="2026-07-01T12:27:46Z"><w:r><w:t d6p1:space="preserve" xmlns:d6p1="http://www.w3.org/XML/1998/namespace">4. z 层在边缘：若 foci 位于第一层或最后一层，可能受色差校正后的黑层影响，建议剔除或重新采集。</w:t></w:r></w:ins></w:p><w:p><w:pPr><w:pStyle w:val="Normal" /></w:pPr><w:ins w:id="1824" w:author="Codex" w:date="2026-07-01T12:27:46Z"><w:r><w:t d6p1:space="preserve" xmlns:d6p1="http://www.w3.org/XML/1998/namespace">5. HMRF 无凝聚体类别：检查 seg_point 是否过高，图像是否过暗，PSF/去噪模型是否匹配。</w:t></w:r></w:ins></w:p><w:p><w:pPr><w:pStyle w:val="Normal" /></w:pPr><w:ins w:id="1825" w:author="Codex" w:date="2026-07-01T12:27:46Z"><w:r><w:t d6p1:space="preserve" xmlns:d6p1="http://www.w3.org/XML/1998/namespace">6. 凝聚体过多：提高 seg_point、min_radius 或 min_partition_coefficient。</w:t></w:r></w:ins></w:p><w:p><w:pPr><w:pStyle w:val="Normal" /></w:pPr><w:ins w:id="1826" w:author="Codex" w:date="2026-07-01T12:27:46Z"><w:r><w:t d6p1:space="preserve" xmlns:d6p1="http://www.w3.org/XML/1998/namespace">7. 凝聚体过少：降低 seg_point 或 min_partition_coefficient，但需避免把背景纳入。</w:t></w:r></w:ins></w:p><w:p><w:pPr><w:pStyle w:val="Normal" /></w:pPr><w:ins w:id="1827" w:author="Codex" w:date="2026-07-01T12:27:46Z"><w:r><w:t d6p1:space="preserve" xmlns:d6p1="http://www.w3.org/XML/1998/namespace">8. 距离为负值：表示 foci 位于凝聚体 mask 内部，不是错误。</w:t></w:r></w:ins></w:p><w:p><w:pPr><w:pStyle w:val="Normal" /></w:pPr><w:ins w:id="1828" w:author="Codex" w:date="2026-07-01T12:27:46Z"><w:r><w:t d6p1:space="preserve" xmlns:d6p1="http://www.w3.org/XML/1998/namespace">9. 后处理找不到 zstep：检查 zstep_sheet.csv、OCT4_label_z.xlsx 或 BRD4_label_z.xlsx 中的文件名是否与 .mat 文件名一致。</w:t></w:r></w:ins></w:p><w:p><w:pPr><w:pStyle w:val="Normal" /></w:pPr><w:ins w:id="1829" w:author="Codex" w:date="2026-07-01T12:27:46Z"><w:r><w:t d6p1:space="preserve" xmlns:d6p1="http://www.w3.org/XML/1998/namespace">10. 输出 OME-TIFF 在 Fiji 中维度错乱：使用 Bio-Formats 打开，并核对 C/Z/T 顺序。</w:t></w:r></w:ins></w:p><w:p><w:pPr><w:pStyle w:val="Normal" /></w:pPr><w:ins w:id="1830" w:author="Codex" w:date="2026-07-01T12:27:46Z"><w:r><w:t d6p1:space="preserve" xmlns:d6p1="http://www.w3.org/XML/1998/namespace"></w:t></w:r></w:ins></w:p><w:p><w:pPr><w:pStyle w:val="Heading2" /></w:pPr><w:ins w:id="1831" w:author="Codex" w:date="2026-07-01T12:27:46Z"><w:r><w:t d6p1:space="preserve" xmlns:d6p1="http://www.w3.org/XML/1998/namespace">1.13 推荐交接运行模板</w:t></w:r></w:ins></w:p><w:p><w:pPr><w:pStyle w:val="Normal" /></w:pPr><w:ins w:id="1832" w:author="Codex" w:date="2026-07-01T12:27:46Z"><w:r><w:t d6p1:space="preserve" xmlns:d6p1="http://www.w3.org/XML/1998/namespace">第一次拿到新数据时，建议不要直接批量跑全部数据，而按以下方式进行：</w:t></w:r></w:ins></w:p><w:p><w:pPr><w:pStyle w:val="Normal" /></w:pPr><w:ins w:id="1833" w:author="Codex" w:date="2026-07-01T12:27:46Z"><w:r><w:t d6p1:space="preserve" xmlns:d6p1="http://www.w3.org/XML/1998/namespace">1. 先确认通道顺序和成像模式。</w:t></w:r></w:ins></w:p><w:p><w:pPr><w:pStyle w:val="Normal" /></w:pPr><w:ins w:id="1834" w:author="Codex" w:date="2026-07-01T12:27:46Z"><w:r><w:t d6p1:space="preserve" xmlns:d6p1="http://www.w3.org/XML/1998/namespace">2. 使用 1-3 个代表性细胞试运行对应脚本。</w:t></w:r></w:ins></w:p><w:p><w:pPr><w:pStyle w:val="Normal" /></w:pPr><w:ins w:id="1835" w:author="Codex" w:date="2026-07-01T12:27:46Z"><w:r><w:t d6p1:space="preserve" xmlns:d6p1="http://www.w3.org/XML/1998/namespace">3. 检查 ONNX 模型输入尺寸与图像尺寸是否匹配。</w:t></w:r></w:ins></w:p><w:p><w:pPr><w:pStyle w:val="Normal" /></w:pPr><w:ins w:id="1836" w:author="Codex" w:date="2026-07-01T12:27:46Z"><w:r><w:t d6p1:space="preserve" xmlns:d6p1="http://www.w3.org/XML/1998/namespace">4. 检查 PSF 通道是否匹配。</w:t></w:r></w:ins></w:p><w:p><w:pPr><w:pStyle w:val="Normal" /></w:pPr><w:ins w:id="1837" w:author="Codex" w:date="2026-07-01T12:27:46Z"><w:r><w:t d6p1:space="preserve" xmlns:d6p1="http://www.w3.org/XML/1998/namespace">5. 检查单细胞 png、HMRFseg.png、CDmask.tif。</w:t></w:r></w:ins></w:p><w:p><w:pPr><w:pStyle w:val="Normal" /></w:pPr><w:ins w:id="1838" w:author="Codex" w:date="2026-07-01T12:27:46Z"><w:r><w:t d6p1:space="preserve" xmlns:d6p1="http://www.w3.org/XML/1998/namespace">6. 根据结果调整 seg_point、min_partition_coefficient、min_radius 和 roi_width。</w:t></w:r></w:ins></w:p><w:p><w:pPr><w:pStyle w:val="Normal" /></w:pPr><w:ins w:id="1839" w:author="Codex" w:date="2026-07-01T12:27:46Z"><w:r><w:t d6p1:space="preserve" xmlns:d6p1="http://www.w3.org/XML/1998/namespace">7. 确认 Cell_analysis_errors.txt 没有系统性错误。</w:t></w:r></w:ins></w:p><w:p><w:pPr><w:pStyle w:val="Normal" /></w:pPr><w:ins w:id="1840" w:author="Codex" w:date="2026-07-01T12:27:46Z"><w:r><w:t d6p1:space="preserve" xmlns:d6p1="http://www.w3.org/XML/1998/namespace">8. 再批量运行所有细胞。</w:t></w:r></w:ins></w:p><w:p><w:pPr><w:pStyle w:val="Normal" /></w:pPr><w:ins w:id="1841" w:author="Codex" w:date="2026-07-01T12:27:46Z"><w:r><w:t d6p1:space="preserve" xmlns:d6p1="http://www.w3.org/XML/1998/namespace">9. 批量完成后人工复查失败细胞和可疑细胞。</w:t></w:r></w:ins></w:p><w:p><w:pPr><w:pStyle w:val="Normal" /></w:pPr><w:ins w:id="1842" w:author="Codex" w:date="2026-07-01T12:27:46Z"><w:r><w:t d6p1:space="preserve" xmlns:d6p1="http://www.w3.org/XML/1998/namespace">10. 最后逐节运行后处理统计块并导出绘图数据。</w:t></w:r></w:ins></w:p><w:p><w:pPr><w:pStyle w:val="Normal" /></w:pPr><w:ins w:id="1843" w:author="Codex" w:date="2026-07-01T12:27:46Z"><w:r><w:t d6p1:space="preserve" xmlns:d6p1="http://www.w3.org/XML/1998/namespace"></w:t></w:r></w:ins></w:p><w:p><w:pPr><w:pStyle w:val="Heading2" /></w:pPr><w:ins w:id="1844" w:author="Codex" w:date="2026-07-01T12:27:46Z"><w:r><w:t d6p1:space="preserve" xmlns:d6p1="http://www.w3.org/XML/1998/namespace">1.14 当前代码中建议后续修正或确认的点</w:t></w:r></w:ins></w:p><w:p><w:pPr><w:pStyle w:val="Normal" /></w:pPr><w:ins w:id="1845" w:author="Codex" w:date="2026-07-01T12:27:46Z"><w:r><w:t d6p1:space="preserve" xmlns:d6p1="http://www.w3.org/XML/1998/namespace">1. Step3_downstream_analysis/3color-Promoter_RNA_SCR/denoise_deconv_PRE_distance.m 调用了 log_detector_3d_Sage_v3，但当前 Function/CondensateAnalysis 目录中可见的是 log_detector_3d_Sage.m。若 v3 函数没有放入路径，脚本会报错。</w:t></w:r></w:ins></w:p><w:p><w:pPr><w:pStyle w:val="Normal" /></w:pPr><w:ins w:id="1846" w:author="Codex" w:date="2026-07-01T12:27:46Z"><w:r><w:t d6p1:space="preserve" xmlns:d6p1="http://www.w3.org/XML/1998/namespace">2. 3color-Promoter_RNA_SCR 中 intensity(frame_iter) = rna_bkg(frame_iter, 1)/base_bkg 可能存在向量除法问题，建议改为 base_bkg(frame_iter) 或明确归一化公式。</w:t></w:r></w:ins></w:p><w:p><w:pPr><w:pStyle w:val="Normal" /></w:pPr><w:ins w:id="1847" w:author="Codex" w:date="2026-07-01T12:27:46Z"><w:r><w:t d6p1:space="preserve" xmlns:d6p1="http://www.w3.org/XML/1998/namespace">3. 多个脚本中存在硬编码绝对路径，例如 D:\ImageData\Supplementary_Imaging_Data\ExampleData，需要运行前改为本地路径。</w:t></w:r></w:ins></w:p><w:p><w:pPr><w:pStyle w:val="Normal" /></w:pPr><w:ins w:id="1848" w:author="Codex" w:date="2026-07-01T12:27:46Z"><w:r><w:t d6p1:space="preserve" xmlns:d6p1="http://www.w3.org/XML/1998/namespace">4. 多个后处理块需要手动切换 filepath、condensate、dna 和 infotable_path，建议每次运行前在文档或代码中记录当前分析对象。</w:t></w:r></w:ins></w:p><w:p><w:pPr><w:pStyle w:val="Normal" /></w:pPr><w:ins w:id="1849" w:author="Codex" w:date="2026-07-01T12:27:46Z"><w:r><w:t d6p1:space="preserve" xmlns:d6p1="http://www.w3.org/XML/1998/namespace">5. filter_condensates_Area_PC.m 中中文注释有编码问题，建议统一为 UTF-8。</w:t></w:r></w:ins></w:p><w:p><w:pPr><w:pStyle w:val="Normal" /></w:pPr><w:ins w:id="1850" w:author="Codex" w:date="2026-07-01T12:27:46Z"><w:r><w:t d6p1:space="preserve" xmlns:d6p1="http://www.w3.org/XML/1998/namespace">6. README 中 Step2 输出写的是 *-denoised.tif 和 *-denoised-deconv.tif，而 Step3 多数流程输出为 *-denoised.ome.tif 或 *-denoised-deconv.ome.tif；说明文档中应区分 Step2 和 Step3。</w:t></w:r></w:ins></w:p><w:p><w:pPr><w:pStyle w:val="Normal" /></w:pPr><w:ins w:id="1851" w:author="Codex" w:date="2026-07-01T12:27:46Z"><w:r><w:t d6p1:space="preserve" xmlns:d6p1="http://www.w3.org/XML/1998/namespace">7. 4color DNA/RNA-2Condensate 输出目录名为 average_boundary，而 PRE-Condensate 输出目录名为 averaged_boundary；两者拼写不同，后处理时不要混淆。</w:t></w:r></w:ins></w:p><w:p><w:pPr><w:pStyle w:val="Normal" /></w:pPr><w:ins w:id="1852" w:author="Codex" w:date="2026-07-01T12:27:46Z"><w:r><w:t d6p1:space="preserve" xmlns:d6p1="http://www.w3.org/XML/1998/namespace">8. 图像尺寸过小、ROI 靠边、foci 在 z 边缘、通道顺序错误，是最常见的批处理失败来源，建议在交接时提供一份“合格输入图像示例”和“不合格示例”。</w:t></w:r></w:ins></w:p><w:p w14:paraId="1725120F" w14:textId="2E302DC6" w:rsidR="006232A9" w:rsidRDefault="0053025E" w:rsidP="0053025E"><w:pPr><w:pStyle w:val="a0" /></w:pPr><w:bookmarkStart w:id="28" w:name="_Toc232965713" /><w:r><w:rPr><w:rFonts w:hint="eastAsia" /></w:rPr><w:lastRenderedPageBreak /><w:t>第二节</w:t></w:r><w:r><w:rPr><w:rFonts w:hint="eastAsia" /></w:rPr><w:t xml:space="preserve"> </w:t></w:r><w:r><w:rPr><w:rFonts w:hint="eastAsia" /></w:rPr><w:t>转录爆发动力学分析</w:t></w:r><w:bookmarkEnd w:id="28" /></w:p><w:p w14:paraId="0958D8DA" w14:textId="6B9D5888" w:rsidR="0053025E" w:rsidRDefault="0053025E" w:rsidP="0053025E"><w:pPr><w:pStyle w:val="ad" /></w:pPr><w:bookmarkStart w:id="29" w:name="_Toc232965714" /><w:r><w:rPr><w:rFonts w:hint="eastAsia" /></w:rPr><w:t>2.1</w:t></w:r><w:r><w:t xml:space="preserve"> </w:t></w:r><w:r><w:rPr><w:rFonts w:hint="eastAsia" /></w:rPr><w:t>转录爆发图像采集流程</w:t></w:r><w:bookmarkEnd w:id="29" /></w:p><w:p w14:paraId="69608D9B" w14:textId="0271DC34" w:rsidR="00193576" w:rsidRDefault="0053025E" w:rsidP="0053025E"><w:pPr><w:pStyle w:val="af" /><w:ind w:firstLineChars="200" w:firstLine="480" /></w:pPr><w:r w:rsidRPr="0053025E"><w:rPr><w:rFonts w:hint="eastAsia" /></w:rPr><w:t>为</w:t></w:r><w:proofErr w:type="gramStart" /><w:r w:rsidRPr="0053025E"><w:rPr><w:rFonts w:hint="eastAsia" /></w:rPr><w:t>实现长</w:t></w:r><w:proofErr w:type="gramEnd" /><w:r w:rsidRPr="0053025E"><w:rPr><w:rFonts w:hint="eastAsia" /></w:rPr><w:t>时间活细胞转录爆发成像，</w:t></w:r><w:r><w:rPr><w:rFonts w:hint="eastAsia" /></w:rPr><w:t>本研究使用内源敲入</w:t></w:r><w:r w:rsidRPr="0053025E"><w:rPr><w:rFonts w:hint="eastAsia" /><w:i /></w:rPr><w:t>Sox2</w:t></w:r><w:r w:rsidRPr="0053025E"><w:rPr><w:rFonts w:hint="eastAsia" /></w:rPr><w:t>-24</w:t></w:r><w:r w:rsidRPr="0053025E"><w:rPr><w:rFonts w:cs="Times New Roman" /></w:rPr><w:t>×</w:t></w:r><w:r w:rsidRPr="0053025E"><w:rPr><w:rFonts w:hint="eastAsia" /></w:rPr><w:t>MS2</w:t></w:r><w:r><w:rPr><w:rFonts w:hint="eastAsia" /></w:rPr><w:t>的基因编辑细胞外源</w:t></w:r><w:r w:rsidRPr="0053025E"><w:rPr><w:rFonts w:hint="eastAsia" /></w:rPr><w:t>表达</w:t></w:r><w:r w:rsidRPr="0053025E"><w:rPr><w:rFonts w:hint="eastAsia" /></w:rPr><w:t>MCP-GFP</w:t></w:r><w:r w:rsidRPr="0053025E"><w:rPr><w:rFonts w:hint="eastAsia" /></w:rPr><w:t>的</w:t></w:r><w:r><w:rPr><w:rFonts w:hint="eastAsia" /></w:rPr><w:t>单克隆细胞系</w:t></w:r><w:r w:rsidRPr="0053025E"><w:rPr><w:rFonts w:hint="eastAsia" /></w:rPr><w:t>以</w:t></w:r><w:r><w:rPr><w:rFonts w:hint="eastAsia" /></w:rPr><w:t>0.5</w:t></w:r><w:r><w:t xml:space="preserve"> </w:t></w:r><w:proofErr w:type="spellStart" /><w:r w:rsidRPr="0053025E"><w:rPr><w:rFonts w:cs="Times New Roman" /></w:rPr><w:t>μm</w:t></w:r><w:proofErr w:type="spellEnd" /><w:r w:rsidRPr="0053025E"><w:rPr><w:rFonts w:hint="eastAsia" /></w:rPr><w:t>的层间距采集包含</w:t></w:r><w:r w:rsidRPr="0053025E"><w:rPr><w:rFonts w:hint="eastAsia" /></w:rPr><w:t xml:space="preserve"> 9 </w:t></w:r><w:r w:rsidRPr="0053025E"><w:rPr><w:rFonts w:hint="eastAsia" /></w:rPr><w:t>层的</w:t></w:r><w:r w:rsidRPr="0053025E"><w:rPr><w:rFonts w:hint="eastAsia" /></w:rPr><w:t xml:space="preserve">Z </w:t></w:r><w:r w:rsidRPr="0053025E"><w:rPr><w:rFonts w:hint="eastAsia" /></w:rPr><w:t>轴图像堆栈</w:t></w:r><w:r><w:rPr><w:rFonts w:hint="eastAsia" /></w:rPr><w:t>。</w:t></w:r><w:r w:rsidRPr="0053025E"><w:rPr><w:rFonts w:hint="eastAsia" /></w:rPr><w:t>每隔</w:t></w:r><w:r w:rsidRPr="0053025E"><w:rPr><w:rFonts w:hint="eastAsia" /></w:rPr><w:t>30</w:t></w:r><w:r w:rsidRPr="0053025E"><w:rPr><w:rFonts w:hint="eastAsia" /></w:rPr><w:t>秒</w:t></w:r><w:r><w:rPr><w:rFonts w:hint="eastAsia" /></w:rPr><w:t>进行</w:t></w:r><w:r w:rsidRPr="0053025E"><w:rPr><w:rFonts w:hint="eastAsia" /></w:rPr><w:t>一次完整的</w:t></w:r><w:r w:rsidRPr="0053025E"><w:rPr><w:rFonts w:hint="eastAsia" /></w:rPr><w:t xml:space="preserve"> Z-stack </w:t></w:r><w:r w:rsidRPr="0053025E"><w:rPr><w:rFonts w:hint="eastAsia" /></w:rPr><w:t>采集，连续成像</w:t></w:r><w:r w:rsidRPr="0053025E"><w:rPr><w:rFonts w:hint="eastAsia" /></w:rPr><w:t xml:space="preserve"> 60 </w:t></w:r><w:r w:rsidRPr="0053025E"><w:rPr><w:rFonts w:hint="eastAsia" /></w:rPr><w:t>分钟</w:t></w:r><w:r><w:rPr><w:rFonts w:hint="eastAsia" /></w:rPr><w:t>，</w:t></w:r><w:r><w:rPr><w:rFonts w:hint="eastAsia" /></w:rPr><w:t>488</w:t></w:r><w:r><w:t xml:space="preserve"> </w:t></w:r><w:r><w:rPr><w:rFonts w:hint="eastAsia" /></w:rPr><w:t>nm</w:t></w:r><w:r><w:rPr><w:rFonts w:hint="eastAsia" /></w:rPr><w:t>的激光条件</w:t></w:r><w:r><w:rPr><w:rFonts w:hint="eastAsia" /></w:rPr><w:t>0</w:t></w:r><w:r><w:t>.5%</w:t></w:r><w:r><w:rPr><w:rFonts w:hint="eastAsia" /></w:rPr><w:t>，</w:t></w:r><w:r w:rsidRPr="0053025E"><w:rPr><w:rFonts w:hint="eastAsia" /></w:rPr><w:t>曝光时间为</w:t></w:r><w:r w:rsidRPr="0053025E"><w:rPr><w:rFonts w:hint="eastAsia" /></w:rPr><w:t xml:space="preserve">100 </w:t></w:r><w:proofErr w:type="spellStart" /><w:r w:rsidRPr="0053025E"><w:rPr><w:rFonts w:hint="eastAsia" /></w:rPr><w:t>ms</w:t></w:r><w:proofErr w:type="spellEnd" /><w:r w:rsidRPr="0053025E"><w:rPr><w:rFonts w:hint="eastAsia" /></w:rPr><w:t>。</w:t></w:r><w:r w:rsidR="00193576"><w:rPr><w:rFonts w:hint="eastAsia" /></w:rPr><w:t>通过拍摄三维图像来捕捉所有细胞的完整转录动态，通过尽可能降低激光强度来减少细胞光毒性。【注意】如果细胞在拍摄的一小时内移动较大或出现死亡，需要舍去。</w:t></w:r></w:p><w:p w14:paraId="3DEBC7A8" w14:textId="14D2785F" w:rsidR="0053025E" w:rsidRDefault="0053025E" w:rsidP="0053025E"><w:pPr><w:pStyle w:val="af" /><w:ind w:firstLineChars="200" w:firstLine="480" /></w:pPr><w:r w:rsidRPr="0053025E"><w:rPr><w:rFonts w:hint="eastAsia" /></w:rPr><w:t>该成像方案兼顾了轴向覆盖范围、时间分辨率与光毒性，可用于持续追踪单细胞内转录位点荧光信号的动态变化，并进一步分析转录爆发的发生时间、持续时长、频率及信号强度等动力学特征。</w:t></w:r><w:r w:rsidR="00193576"><w:rPr><w:rFonts w:hint="eastAsia" /></w:rPr><w:t>我们可使用最大投影将</w:t></w:r><w:r w:rsidR="00193576"><w:rPr><w:rFonts w:hint="eastAsia" /></w:rPr><w:t>Z</w:t></w:r><w:r w:rsidR="00193576"><w:rPr><w:rFonts w:hint="eastAsia" /></w:rPr><w:t>轴的信息进行汇总，从而获得单个时间</w:t></w:r><w:proofErr w:type="gramStart" /><w:r w:rsidR="00193576"><w:rPr><w:rFonts w:hint="eastAsia" /></w:rPr><w:t>点所有</w:t></w:r><w:proofErr w:type="gramEnd" /><w:r w:rsidR="00193576"><w:rPr><w:rFonts w:hint="eastAsia" /></w:rPr><w:t>细胞的转录情况。</w:t></w:r><w:r><w:rPr><w:rFonts w:hint="eastAsia" /></w:rPr><w:t>采集图像的示例如下：</w:t></w:r></w:p><w:p w14:paraId="18714FB8" w14:textId="331CC417" w:rsidR="0053025E" w:rsidRDefault="0053025E" w:rsidP="0053025E"><w:r w:rsidRPr="0053025E"><w:rPr><w:noProof /></w:rPr><w:drawing><wp:inline distT="0" distB="0" distL="0" distR="0" wp14:anchorId="719B649E" wp14:editId="725417E3"><wp:extent cx="5274310" cy="2917825" /><wp:effectExtent l="0" t="0" r="0" b="0" /><wp:docPr id="3" name="图片 3"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29" /><a:stretch><a:fillRect /></a:stretch></pic:blipFill><pic:spPr><a:xfrm><a:off x="0" y="0" /><a:ext cx="5274310" cy="2917825" /></a:xfrm><a:prstGeom prst="rect"><a:avLst /></a:prstGeom></pic:spPr></pic:pic></a:graphicData></a:graphic></wp:inline></w:drawing></w:r></w:p><w:p w14:paraId="4EA5CEA1" w14:textId="55888D48" w:rsidR="0053025E" w:rsidRDefault="0053025E" w:rsidP="0053025E"><w:pPr><w:pStyle w:val="afb" /></w:pPr><w:r w:rsidRPr="008F1448"><w:rPr><w:b /></w:rPr><w:t>图</w:t></w:r><w:r><w:rPr><w:rFonts w:hint="eastAsia" /><w:b /></w:rPr><w:t>2</w:t></w:r><w:r w:rsidRPr="008F1448"><w:rPr><w:b /></w:rPr><w:t>.</w:t></w:r><w:r w:rsidRPr="008F1448"><w:rPr><w:b /></w:rPr><w:fldChar w:fldCharType="begin" /></w:r><w:r w:rsidRPr="008F1448"><w:rPr><w:b /></w:rPr><w:instrText xml:space="preserve"> SEQ </w:instrText></w:r><w:r w:rsidRPr="008F1448"><w:rPr><w:b /></w:rPr><w:instrText>图</w:instrText></w:r><w:r w:rsidRPr="008F1448"><w:rPr><w:b /></w:rPr><w:instrText xml:space="preserve"> \* ARABIC \r1 </w:instrText></w:r><w:r w:rsidRPr="008F1448"><w:rPr><w:b /></w:rPr><w:fldChar w:fldCharType="separate" /></w:r><w:r w:rsidR="00E571CC"><w:rPr><w:b /><w:noProof /></w:rPr><w:t>1</w:t></w:r><w:r w:rsidRPr="008F1448"><w:rPr><w:b /></w:rPr><w:fldChar w:fldCharType="end" /></w:r><w:r><w:rPr><w:b /></w:rPr><w:t xml:space="preserve"> </w:t></w:r><w:bookmarkStart w:id="30" w:name="_Hlk232947996" /><w:r><w:rPr><w:rFonts w:hint="eastAsia" /><w:b /></w:rPr><w:t>转录爆发图像</w:t></w:r><w:bookmarkEnd w:id="30" /><w:r><w:rPr><w:rFonts w:hint="eastAsia" /><w:b /></w:rPr><w:t>采集结果的示意图。</w:t></w:r><w:r w:rsidRPr="00FD1A97"><w:rPr><w:rFonts w:hint="eastAsia" /></w:rPr><w:t>该示例</w:t></w:r><w:r><w:rPr><w:rFonts w:hint="eastAsia" /></w:rPr><w:t>为</w:t></w:r><w:r w:rsidRPr="0053025E"><w:rPr><w:rFonts w:hint="eastAsia" /><w:i /></w:rPr><w:t>S</w:t></w:r><w:r w:rsidRPr="0053025E"><w:rPr><w:i /></w:rPr><w:t>ox2</w:t></w:r><w:r><w:t xml:space="preserve"> RNA</w:t></w:r><w:r><w:rPr><w:rFonts w:hint="eastAsia" /></w:rPr><w:t>的单层（左）和</w:t></w:r><w:r><w:rPr><w:rFonts w:hint="eastAsia" /></w:rPr><w:t>Z</w:t></w:r><w:r><w:t xml:space="preserve"> stack</w:t></w:r><w:r><w:rPr><w:rFonts w:hint="eastAsia" /></w:rPr><w:t>（右）最大投影的结果。</w:t></w:r></w:p><w:p w14:paraId="5358909D" w14:textId="1769474F" w:rsidR="0053025E" w:rsidRDefault="00193576" w:rsidP="00193576"><w:pPr><w:pStyle w:val="ad" /></w:pPr><w:bookmarkStart w:id="31" w:name="_Toc232965715" /><w:r><w:rPr><w:rFonts w:hint="eastAsia" /></w:rPr><w:t>2.2</w:t></w:r><w:r><w:t xml:space="preserve"> </w:t></w:r><w:r w:rsidRPr="00193576"><w:rPr><w:rFonts w:hint="eastAsia" /></w:rPr><w:t>RNA</w:t></w:r><w:r w:rsidRPr="00193576"><w:rPr><w:rFonts w:hint="eastAsia" /></w:rPr><w:t>转录爆发动力学分析</w:t></w:r><w:bookmarkEnd w:id="31" /></w:p><w:p w14:paraId="1DD9E079" w14:textId="6A485207" w:rsidR="00BB1221" w:rsidRDefault="00BB1221" w:rsidP="00BB1221"><w:pPr><w:pStyle w:val="af" /><w:ind w:firstLineChars="200" w:firstLine="480" /><w:rPr><w:rFonts w:hint="eastAsia" /></w:rPr></w:pPr><w:r><w:rPr><w:rFonts w:hint="eastAsia" /></w:rPr><w:t>转录爆发动力学分析的完整流程可以查看我拍摄的</w:t></w:r><w:r w:rsidRPr="00BB1221"><w:rPr><w:rFonts w:hint="eastAsia" /><w:b /></w:rPr><w:t>教学视频</w:t></w:r><w:r w:rsidR="00B02AB1"><w:rPr><w:rFonts w:hint="eastAsia" /><w:b /></w:rPr><w:t>R</w:t></w:r><w:r w:rsidR="00B02AB1"><w:rPr><w:b /></w:rPr><w:t xml:space="preserve">NA </w:t></w:r><w:r w:rsidR="00B02AB1"><w:rPr><w:rFonts w:hint="eastAsia" /><w:b /></w:rPr><w:t>bu</w:t></w:r><w:r w:rsidR="00B02AB1"><w:rPr><w:b /></w:rPr><w:t>rst analysis</w:t></w:r><w:r><w:rPr><w:rFonts w:hint="eastAsia" /></w:rPr><w:t>。</w:t></w:r><w:r w:rsidR="00607BD0"><w:rPr><w:rFonts w:hint="eastAsia" /></w:rPr><w:t>运行的代码可以在</w:t></w:r><w:r w:rsidR="00607BD0" w:rsidRPr="00607BD0"><w:t>https://github.com/denglabpku/RNA-bursting-analysis</w:t></w:r><w:r w:rsidR="00607BD0"><w:rPr><w:rFonts w:hint="eastAsia" /></w:rPr><w:t>该网站进行下载。</w:t></w:r><w:bookmarkStart w:id="32" w:name="_GoBack" /><w:bookmarkEnd w:id="32" /></w:p><w:p w14:paraId="3CE16FC6" w14:textId="4C4C154C" w:rsidR="00193576" w:rsidRDefault="00193576" w:rsidP="00193576"><w:pPr><w:pStyle w:val="af3" /></w:pPr><w:bookmarkStart w:id="33" w:name="_Toc232965716" /><w:r><w:rPr><w:rFonts w:hint="eastAsia" /></w:rPr><w:lastRenderedPageBreak /><w:t>2</w:t></w:r><w:r><w:t xml:space="preserve">.2.1 </w:t></w:r><w:r><w:rPr><w:rFonts w:hint="eastAsia" /></w:rPr><w:t>使用</w:t></w:r><w:proofErr w:type="spellStart" /><w:r w:rsidRPr="00193576"><w:t>Ilastik</w:t></w:r><w:proofErr w:type="spellEnd" /><w:r><w:rPr><w:rFonts w:hint="eastAsia" /></w:rPr><w:t>软件检测</w:t></w:r><w:r><w:rPr><w:rFonts w:hint="eastAsia" /></w:rPr><w:t>R</w:t></w:r><w:r><w:t>NA</w:t></w:r><w:r><w:rPr><w:rFonts w:hint="eastAsia" /></w:rPr><w:t>转录爆发位点</w:t></w:r><w:bookmarkEnd w:id="33" /></w:p><w:p w14:paraId="3EE916CB" w14:textId="15FC7C51" w:rsidR="00193576" w:rsidRDefault="00BB1221" w:rsidP="00BB1221"><w:pPr><w:pStyle w:val="af" /><w:ind w:firstLineChars="200" w:firstLine="480" /></w:pPr><w:r w:rsidRPr="00BB1221"><w:rPr><w:rFonts w:hint="eastAsia" /></w:rPr><w:t>对于每个细胞在各时间点采集的</w:t></w:r><w:r w:rsidRPr="00BB1221"><w:rPr><w:rFonts w:hint="eastAsia" /></w:rPr><w:t>Z-stack</w:t></w:r><w:r w:rsidRPr="00BB1221"><w:rPr><w:rFonts w:hint="eastAsia" /></w:rPr><w:t>，首先进行最大强度投影，以获得二维时间序列图像。</w:t></w:r><w:r w:rsidR="00222FA9"><w:rPr><w:rFonts w:hint="eastAsia" /></w:rPr><w:t>可以使用</w:t></w:r><w:r w:rsidR="00222FA9"><w:rPr><w:rFonts w:hint="eastAsia" /></w:rPr><w:t>F</w:t></w:r><w:r w:rsidR="00222FA9"><w:t>iji</w:t></w:r><w:r w:rsidR="00222FA9"><w:rPr><w:rFonts w:hint="eastAsia" /></w:rPr><w:t>的宏</w:t></w:r><w:r w:rsidR="00222FA9"><w:rPr><w:rFonts w:hint="eastAsia" /></w:rPr><w:t>Macro</w:t></w:r><w:r w:rsidR="00222FA9"><w:rPr><w:rFonts w:hint="eastAsia" /></w:rPr><w:t>脚本</w:t></w:r><w:r w:rsidR="00222FA9"><w:rPr><w:rFonts w:hint="eastAsia" /></w:rPr><w:t xml:space="preserve"> `</w:t></w:r><w:proofErr w:type="spellStart" /><w:r w:rsidR="00222FA9"><w:t>max_projection.ijm</w:t></w:r><w:proofErr w:type="spellEnd" /><w:r w:rsidR="00222FA9"><w:t xml:space="preserve">` </w:t></w:r><w:r w:rsidR="00222FA9"><w:rPr><w:rFonts w:hint="eastAsia" /></w:rPr><w:t>对文件进行批量</w:t></w:r><w:r w:rsidR="00222FA9"><w:rPr><w:rFonts w:hint="eastAsia" /></w:rPr><w:t>max</w:t></w:r><w:r w:rsidR="00222FA9"><w:t>imum projection</w:t></w:r><w:r w:rsidR="00222FA9"><w:rPr><w:rFonts w:hint="eastAsia" /></w:rPr><w:t>操作。</w:t></w:r><w:r w:rsidRPr="00BB1221"><w:rPr><w:rFonts w:hint="eastAsia" /></w:rPr><w:t>随后，使用</w:t></w:r><w:proofErr w:type="spellStart" /><w:r w:rsidRPr="00BB1221"><w:rPr><w:rFonts w:hint="eastAsia" /></w:rPr><w:t>Ilastik</w:t></w:r><w:proofErr w:type="spellEnd" /><w:r w:rsidRPr="00BB1221"><w:rPr><w:rFonts w:hint="eastAsia" /></w:rPr><w:t>中基于随机森林算法的像素分类器，对所有时间点的转录爆发位点进行分割。分类器根据像素强度及局部纹理等特征区分转录位点信号与细胞核背景，并生成相应的</w:t></w:r><w:proofErr w:type="gramStart" /><w:r w:rsidRPr="00BB1221"><w:rPr><w:rFonts w:hint="eastAsia" /></w:rPr><w:t>二值掩膜</w:t></w:r><w:proofErr w:type="gramEnd" /><w:r w:rsidRPr="00BB1221"><w:rPr><w:rFonts w:hint="eastAsia" /></w:rPr><w:t>。</w:t></w:r><w:proofErr w:type="spellStart" /><w:r w:rsidRPr="00BB1221"><w:rPr><w:rFonts w:hint="eastAsia" /></w:rPr><w:t>Ilastik</w:t></w:r><w:proofErr w:type="spellEnd" /><w:r><w:rPr><w:rFonts w:hint="eastAsia" /></w:rPr><w:t>的使用方法可以参考以下</w:t></w:r><w:proofErr w:type="spellStart" /><w:r><w:rPr><w:rFonts w:hint="eastAsia" /></w:rPr><w:t>Youtube</w:t></w:r><w:proofErr w:type="spellEnd" /><w:r><w:rPr><w:rFonts w:hint="eastAsia" /></w:rPr><w:t>视频（</w:t></w:r><w:r w:rsidRPr="00BB1221"><w:t>https://www.youtube.com/watch?v=F6KbJ487iiU&amp;t=3334s</w:t></w:r><w:r><w:rPr><w:rFonts w:hint="eastAsia" /></w:rPr><w:t>），或者其他可以在网上搜索到的教程。</w:t></w:r><w:r w:rsidR="00F706E4"><w:rPr><w:rFonts w:hint="eastAsia" /></w:rPr><w:t>在本地安装好</w:t></w:r><w:proofErr w:type="spellStart" /><w:r w:rsidR="00F706E4"><w:rPr><w:rFonts w:hint="eastAsia" /></w:rPr><w:t>Ilastik</w:t></w:r><w:proofErr w:type="spellEnd" /><w:r w:rsidR="00F706E4"><w:rPr><w:rFonts w:hint="eastAsia" /></w:rPr><w:t>软件之后，便可进行分析。具体流程如下：</w:t></w:r></w:p><w:p w14:paraId="0BA01A59" w14:textId="54427691" w:rsidR="00F706E4" w:rsidRDefault="00F706E4" w:rsidP="00F706E4"><w:pPr><w:pStyle w:val="af" /></w:pPr><w:r><w:rPr><w:rFonts w:hint="eastAsia" /></w:rPr><w:t>（</w:t></w:r><w:r><w:rPr><w:rFonts w:hint="eastAsia" /></w:rPr><w:t>1</w:t></w:r><w:r><w:rPr><w:rFonts w:hint="eastAsia" /></w:rPr><w:t>）导入二维时间序列最大投影图像：</w:t></w:r></w:p><w:p w14:paraId="14CB8D44" w14:textId="7ADC6128" w:rsidR="00F706E4" w:rsidRDefault="00F706E4" w:rsidP="00F706E4"><w:pPr><w:jc w:val="center" /></w:pPr><w:r w:rsidRPr="00F706E4"><w:rPr><w:noProof /></w:rPr><w:drawing><wp:inline distT="0" distB="0" distL="0" distR="0" wp14:anchorId="0DE35AFD" wp14:editId="0C77125A"><wp:extent cx="4320000" cy="3555444" /><wp:effectExtent l="19050" t="19050" r="4445" b="6985" /><wp:docPr id="4" name="图片 4"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30" /><a:stretch><a:fillRect /></a:stretch></pic:blipFill><pic:spPr><a:xfrm><a:off x="0" y="0" /><a:ext cx="4320000" cy="3555444" /></a:xfrm><a:prstGeom prst="rect"><a:avLst /></a:prstGeom><a:ln><a:solidFill><a:schemeClr val="tx1" /></a:solidFill></a:ln></pic:spPr></pic:pic></a:graphicData></a:graphic></wp:inline></w:drawing></w:r></w:p><w:p w14:paraId="738844A6" w14:textId="779B8B3A" w:rsidR="00F706E4" w:rsidRDefault="00F706E4" w:rsidP="00F706E4"><w:pPr><w:pStyle w:val="af" /></w:pPr><w:r><w:rPr><w:rFonts w:hint="eastAsia" /></w:rPr><w:t>（</w:t></w:r><w:r><w:rPr><w:rFonts w:hint="eastAsia" /></w:rPr><w:t>2</w:t></w:r><w:r><w:rPr><w:rFonts w:hint="eastAsia" /></w:rPr><w:t>）选择所有特征用于预测</w:t></w:r></w:p><w:p w14:paraId="253934FF" w14:textId="310A7446" w:rsidR="00F706E4" w:rsidRDefault="00F706E4" w:rsidP="00F706E4"><w:pPr><w:jc w:val="center" /></w:pPr><w:r w:rsidRPr="00F706E4"><w:rPr><w:noProof /></w:rPr><w:lastRenderedPageBreak /><w:drawing><wp:inline distT="0" distB="0" distL="0" distR="0" wp14:anchorId="791B73C6" wp14:editId="63CDC6D8"><wp:extent cx="4320000" cy="3424898" /><wp:effectExtent l="19050" t="19050" r="4445" b="4445" /><wp:docPr id="10" name="图片 10"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31" /><a:stretch><a:fillRect /></a:stretch></pic:blipFill><pic:spPr><a:xfrm><a:off x="0" y="0" /><a:ext cx="4320000" cy="3424898" /></a:xfrm><a:prstGeom prst="rect"><a:avLst /></a:prstGeom><a:ln><a:solidFill><a:schemeClr val="tx1" /></a:solidFill></a:ln></pic:spPr></pic:pic></a:graphicData></a:graphic></wp:inline></w:drawing></w:r></w:p><w:p w14:paraId="6C386AEE" w14:textId="6CBCA99F" w:rsidR="00F706E4" w:rsidRDefault="00F706E4" w:rsidP="00F706E4"><w:pPr><w:pStyle w:val="af" /></w:pPr><w:r><w:rPr><w:rFonts w:hint="eastAsia" /></w:rPr><w:t>（</w:t></w:r><w:r><w:rPr><w:rFonts w:hint="eastAsia" /></w:rPr><w:t>3</w:t></w:r><w:r><w:rPr><w:rFonts w:hint="eastAsia" /></w:rPr><w:t>）设置两个分类类别：</w:t></w:r><w:r><w:rPr><w:rFonts w:hint="eastAsia" /></w:rPr><w:t>R</w:t></w:r><w:r><w:t>NA</w:t></w:r><w:r><w:rPr><w:rFonts w:hint="eastAsia" /></w:rPr><w:t>和</w:t></w:r><w:r><w:rPr><w:rFonts w:hint="eastAsia" /></w:rPr><w:t>B</w:t></w:r><w:r><w:t>KG</w:t></w:r><w:r><w:rPr><w:rFonts w:hint="eastAsia" /></w:rPr><w:t>（背景）。在图中人为选定是</w:t></w:r><w:r><w:rPr><w:rFonts w:hint="eastAsia" /></w:rPr><w:t>R</w:t></w:r><w:r><w:t>NA</w:t></w:r><w:r><w:rPr><w:rFonts w:hint="eastAsia" /></w:rPr><w:t>的区域（黄色像素）和作为细胞核</w:t></w:r><w:r><w:rPr><w:rFonts w:hint="eastAsia" /></w:rPr><w:t>/</w:t></w:r><w:r><w:rPr><w:rFonts w:hint="eastAsia" /></w:rPr><w:t>细胞质背景的区域（蓝色像素），并可以点击左侧的【</w:t></w:r><w:r><w:rPr><w:rFonts w:hint="eastAsia" /></w:rPr><w:t>Live</w:t></w:r><w:r><w:t xml:space="preserve"> U</w:t></w:r><w:r><w:rPr><w:rFonts w:hint="eastAsia" /></w:rPr><w:t>pdate</w:t></w:r><w:r><w:rPr><w:rFonts w:hint="eastAsia" /></w:rPr><w:t>】按钮查看剩下的未进行人为设定的区域软件的预测情况，可根据软件的预测情况进行进一步调整。这是一个能够实时训练和可视化的软件，有助于你比较好的提取出</w:t></w:r><w:r><w:rPr><w:rFonts w:hint="eastAsia" /></w:rPr><w:t>R</w:t></w:r><w:r><w:t>NA</w:t></w:r><w:r><w:rPr><w:rFonts w:hint="eastAsia" /></w:rPr><w:t>信号的位置，并且不会加进来过多的非特异性信号。</w:t></w:r></w:p><w:p w14:paraId="69ABA6C8" w14:textId="0FF4E71A" w:rsidR="00F706E4" w:rsidRDefault="00F706E4" w:rsidP="00F706E4"><w:pPr><w:jc w:val="center" /></w:pPr><w:r w:rsidRPr="00F706E4"><w:rPr><w:noProof /></w:rPr><w:drawing><wp:inline distT="0" distB="0" distL="0" distR="0" wp14:anchorId="41528E30" wp14:editId="3E06484E"><wp:extent cx="4320000" cy="3524238" /><wp:effectExtent l="19050" t="19050" r="4445" b="635" /><wp:docPr id="14" name="图片 14"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32" /><a:stretch><a:fillRect /></a:stretch></pic:blipFill><pic:spPr><a:xfrm><a:off x="0" y="0" /><a:ext cx="4320000" cy="3524238" /></a:xfrm><a:prstGeom prst="rect"><a:avLst /></a:prstGeom><a:ln><a:solidFill><a:schemeClr val="tx1" /></a:solidFill></a:ln></pic:spPr></pic:pic></a:graphicData></a:graphic></wp:inline></w:drawing></w:r></w:p><w:p w14:paraId="62C57BEF" w14:textId="3E24989A" w:rsidR="00F706E4" w:rsidRDefault="00F706E4" w:rsidP="00F706E4"><w:pPr><w:pStyle w:val="af" /></w:pPr><w:r><w:rPr><w:rFonts w:hint="eastAsia" /></w:rPr><w:t>（</w:t></w:r><w:r><w:rPr><w:rFonts w:hint="eastAsia" /></w:rPr><w:t>4</w:t></w:r><w:r><w:rPr><w:rFonts w:hint="eastAsia" /></w:rPr><w:t>）批量导出：训练完成后，可以批量导入其余需要训练的图像，最终批量导</w:t></w:r><w:r><w:rPr><w:rFonts w:hint="eastAsia" /></w:rPr><w:lastRenderedPageBreak /><w:t>出</w:t></w:r><w:r w:rsidR="00744C6D"><w:rPr><w:rFonts w:hint="eastAsia" /></w:rPr><w:t>预测的结果，即后缀为【</w:t></w:r><w:r w:rsidR="00744C6D" w:rsidRPr="00744C6D"><w:t>_Probabilities.h5</w:t></w:r><w:r w:rsidR="00744C6D"><w:rPr><w:rFonts w:hint="eastAsia" /></w:rPr><w:t>】的文件用于后续在</w:t></w:r><w:r w:rsidR="00744C6D"><w:rPr><w:rFonts w:hint="eastAsia" /></w:rPr><w:t>M</w:t></w:r><w:r w:rsidR="00744C6D"><w:t>ATLAB</w:t></w:r><w:r w:rsidR="00744C6D"><w:rPr><w:rFonts w:hint="eastAsia" /></w:rPr><w:t>中的分析。</w:t></w:r></w:p><w:p w14:paraId="39A1FF74" w14:textId="0940CECF" w:rsidR="00F706E4" w:rsidRDefault="00F706E4" w:rsidP="00F706E4"><w:pPr><w:jc w:val="center" /></w:pPr><w:r w:rsidRPr="00F706E4"><w:rPr><w:noProof /></w:rPr><w:drawing><wp:inline distT="0" distB="0" distL="0" distR="0" wp14:anchorId="164A92B9" wp14:editId="325B30BF"><wp:extent cx="4320000" cy="3513836" /><wp:effectExtent l="19050" t="19050" r="4445" b="0" /><wp:docPr id="15" name="图片 15"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33" /><a:stretch><a:fillRect /></a:stretch></pic:blipFill><pic:spPr><a:xfrm><a:off x="0" y="0" /><a:ext cx="4320000" cy="3513836" /></a:xfrm><a:prstGeom prst="rect"><a:avLst /></a:prstGeom><a:ln><a:solidFill><a:schemeClr val="tx1" /></a:solidFill></a:ln></pic:spPr></pic:pic></a:graphicData></a:graphic></wp:inline></w:drawing></w:r></w:p><w:p w14:paraId="53EF54CA" w14:textId="3A8DCD75" w:rsidR="00F706E4" w:rsidRDefault="00744C6D" w:rsidP="00744C6D"><w:pPr><w:pStyle w:val="af3" /></w:pPr><w:bookmarkStart w:id="34" w:name="_Toc232965717" /><w:r><w:rPr><w:rFonts w:hint="eastAsia" /></w:rPr><w:t>2.2.2</w:t></w:r><w:r><w:t xml:space="preserve"> </w:t></w:r><w:r><w:rPr><w:rFonts w:hint="eastAsia" /></w:rPr><w:t>在</w:t></w:r><w:r><w:t>F</w:t></w:r><w:r><w:rPr><w:rFonts w:hint="eastAsia" /></w:rPr><w:t>iji</w:t></w:r><w:r><w:rPr><w:rFonts w:hint="eastAsia" /></w:rPr><w:t>中选取</w:t></w:r><w:r><w:rPr><w:rFonts w:hint="eastAsia" /></w:rPr><w:t>R</w:t></w:r><w:r><w:t>OI</w:t></w:r><w:r><w:rPr><w:rFonts w:hint="eastAsia" /></w:rPr><w:t>作为单等位基因的转录爆发时序轨迹</w:t></w:r><w:bookmarkEnd w:id="34" /></w:p><w:p w14:paraId="6D0FD126" w14:textId="5B1E4B25" w:rsidR="00744C6D" w:rsidRDefault="00744C6D" w:rsidP="00744C6D"><w:pPr><w:pStyle w:val="af" /><w:ind w:firstLineChars="200" w:firstLine="480" /></w:pPr><w:r><w:rPr><w:rFonts w:hint="eastAsia" /></w:rPr><w:t>通过</w:t></w:r><w:proofErr w:type="spellStart" /><w:r w:rsidRPr="00BB1221"><w:rPr><w:rFonts w:hint="eastAsia" /></w:rPr><w:t>Ilastik</w:t></w:r><w:proofErr w:type="spellEnd" /><w:r><w:rPr><w:rFonts w:hint="eastAsia" /></w:rPr><w:t>能够获取</w:t></w:r><w:r><w:rPr><w:rFonts w:hint="eastAsia" /></w:rPr><w:t>R</w:t></w:r><w:r><w:t>NA</w:t></w:r><w:r><w:rPr><w:rFonts w:hint="eastAsia" /></w:rPr><w:t>转录位点的</w:t></w:r><w:r><w:rPr><w:rFonts w:hint="eastAsia" /></w:rPr><w:t>mask</w:t></w:r><w:r><w:rPr><w:rFonts w:hint="eastAsia" /></w:rPr><w:t>，但是如何在时间上将这个</w:t></w:r><w:r><w:rPr><w:rFonts w:hint="eastAsia" /></w:rPr><w:t>mask</w:t></w:r><w:r><w:rPr><w:rFonts w:hint="eastAsia" /></w:rPr><w:t>进行连接尚存在问题，需要进行人工的判断。目前的策略</w:t></w:r><w:r w:rsidR="008F21A5"><w:rPr><w:rFonts w:hint="eastAsia" /></w:rPr><w:t>是在</w:t></w:r><w:r w:rsidR="008F21A5"><w:rPr><w:rFonts w:hint="eastAsia" /></w:rPr><w:t>F</w:t></w:r><w:r w:rsidR="008F21A5"><w:t>iji</w:t></w:r><w:r w:rsidR="008F21A5"><w:rPr><w:rFonts w:hint="eastAsia" /></w:rPr><w:t>中人为设定</w:t></w:r><w:r w:rsidR="008F21A5"><w:rPr><w:rFonts w:hint="eastAsia" /></w:rPr><w:t>R</w:t></w:r><w:r w:rsidR="008F21A5"><w:t>OI</w:t></w:r><w:r w:rsidR="008F21A5"><w:rPr><w:rFonts w:hint="eastAsia" /></w:rPr><w:t>进行框选。</w:t></w:r></w:p><w:p w14:paraId="3435BEA8" w14:textId="3ADD09D0" w:rsidR="008F21A5" w:rsidRDefault="008F21A5" w:rsidP="00744C6D"><w:pPr><w:pStyle w:val="af" /><w:ind w:firstLineChars="200" w:firstLine="480" /></w:pPr><w:r><w:rPr><w:rFonts w:hint="eastAsia" /></w:rPr><w:t>首先，在</w:t></w:r><w:r><w:rPr><w:rFonts w:hint="eastAsia" /></w:rPr><w:t>M</w:t></w:r><w:r><w:t>ATLAB</w:t></w:r><w:r><w:rPr><w:rFonts w:hint="eastAsia" /></w:rPr><w:t>中打开</w:t></w:r><w:r><w:rPr><w:rFonts w:hint="eastAsia" /></w:rPr><w:t xml:space="preserve"> `</w:t></w:r><w:proofErr w:type="spellStart" /><w:r><w:t>Generate_p</w:t></w:r><w:r><w:rPr><w:rFonts w:hint="eastAsia" /></w:rPr><w:t>roba</w:t></w:r><w:r><w:t>bility_mask.m</w:t></w:r><w:proofErr w:type="spellEnd" /><w:r><w:t xml:space="preserve">` </w:t></w:r><w:r><w:rPr><w:rFonts w:hint="eastAsia" /></w:rPr><w:t>脚本，设定</w:t></w:r><w:proofErr w:type="gramStart" /><w:r><w:rPr><w:rFonts w:hint="eastAsia" /></w:rPr><w:t>好刚导出</w:t></w:r><w:proofErr w:type="gramEnd" /><w:r><w:rPr><w:rFonts w:hint="eastAsia" /></w:rPr><w:t>的预测文件【</w:t></w:r><w:r w:rsidRPr="00744C6D"><w:t>_Probabilities.h5</w:t></w:r><w:r><w:rPr><w:rFonts w:hint="eastAsia" /></w:rPr><w:t>】所在的文件夹和文件名，将</w:t></w:r><w:r w:rsidR="00E64EDC"><w:rPr><w:rFonts w:hint="eastAsia" /></w:rPr><w:t>【</w:t></w:r><w:r w:rsidR="00E64EDC" w:rsidRPr="00744C6D"><w:t>_Probabilities.h5</w:t></w:r><w:r w:rsidR="00E64EDC"><w:rPr><w:rFonts w:hint="eastAsia" /></w:rPr><w:t>】文件转为</w:t></w:r><w:r w:rsidR="00E64EDC"><w:rPr><w:rFonts w:hint="eastAsia" /></w:rPr><w:t>0-1</w:t></w:r><w:r w:rsidR="00E64EDC"><w:rPr><w:rFonts w:hint="eastAsia" /></w:rPr><w:t>二值图像用于可视化。</w:t></w:r><w:r w:rsidR="00ED2E0F"><w:rPr><w:rFonts w:hint="eastAsia" /></w:rPr><w:t>输出的图像后缀为【</w:t></w:r><w:r w:rsidR="00ED2E0F"><w:t>-</w:t></w:r><w:proofErr w:type="spellStart" /><w:r w:rsidR="00ED2E0F" w:rsidRPr="00744C6D"><w:t>Prob.</w:t></w:r><w:r w:rsidR="00ED2E0F"><w:rPr><w:rFonts w:hint="eastAsia" /></w:rPr><w:t>tif</w:t></w:r><w:proofErr w:type="spellEnd" /><w:r w:rsidR="00ED2E0F"><w:rPr><w:rFonts w:hint="eastAsia" /></w:rPr><w:t>】。</w:t></w:r><w:r w:rsidR="00CB132B"><w:rPr><w:rFonts w:hint="eastAsia" /></w:rPr><w:t>同时</w:t></w:r><w:r w:rsidR="00925067"><w:rPr><w:rFonts w:hint="eastAsia" /></w:rPr><w:t>该代码还会生成后缀为【</w:t></w:r><w:r w:rsidR="00925067"><w:t>-ROI</w:t></w:r><w:r w:rsidR="00925067"><w:rPr><w:rFonts w:hint="eastAsia" /></w:rPr><w:t>.</w:t></w:r><w:r w:rsidR="00925067"><w:t>txt</w:t></w:r><w:r w:rsidR="00925067"><w:rPr><w:rFonts w:hint="eastAsia" /></w:rPr><w:t>】的文件，用于后续保存手动圈选的</w:t></w:r><w:r w:rsidR="00925067"><w:rPr><w:rFonts w:hint="eastAsia" /></w:rPr><w:t>R</w:t></w:r><w:r w:rsidR="00925067"><w:t>OI</w:t></w:r><w:r w:rsidR="00925067"><w:rPr><w:rFonts w:hint="eastAsia" /></w:rPr><w:t>。</w:t></w:r><w:r w:rsidR="00E64EDC"><w:rPr><w:rFonts w:hint="eastAsia" /></w:rPr><w:t>代码示例如下图所示：</w:t></w:r></w:p><w:p w14:paraId="19615DE9" w14:textId="51559FE7" w:rsidR="008F21A5" w:rsidRDefault="00CB132B" w:rsidP="008F21A5"><w:r w:rsidRPr="00CB132B"><w:rPr><w:noProof /></w:rPr><w:lastRenderedPageBreak /><w:drawing><wp:inline distT="0" distB="0" distL="0" distR="0" wp14:anchorId="5CE4520F" wp14:editId="6662C42F"><wp:extent cx="5274310" cy="6414135" /><wp:effectExtent l="19050" t="19050" r="2540" b="5715" /><wp:docPr id="36" name="图片 36"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34" /><a:stretch><a:fillRect /></a:stretch></pic:blipFill><pic:spPr><a:xfrm><a:off x="0" y="0" /><a:ext cx="5274310" cy="6414135" /></a:xfrm><a:prstGeom prst="rect"><a:avLst /></a:prstGeom><a:ln><a:solidFill><a:schemeClr val="tx1" /></a:solidFill></a:ln></pic:spPr></pic:pic></a:graphicData></a:graphic></wp:inline></w:drawing></w:r></w:p><w:p w14:paraId="0C1A8148" w14:textId="5081837E" w:rsidR="00ED2E0F" w:rsidRDefault="00ED2E0F" w:rsidP="00ED2E0F"><w:pPr><w:pStyle w:val="af" /><w:ind w:firstLineChars="200" w:firstLine="480" /></w:pPr><w:r><w:rPr><w:rFonts w:hint="eastAsia" /></w:rPr><w:t>将【</w:t></w:r><w:r><w:t>-</w:t></w:r><w:proofErr w:type="spellStart" /><w:r w:rsidRPr="00744C6D"><w:t>Prob.</w:t></w:r><w:r><w:rPr><w:rFonts w:hint="eastAsia" /></w:rPr><w:t>tif</w:t></w:r><w:proofErr w:type="spellEnd" /><w:r><w:rPr><w:rFonts w:hint="eastAsia" /></w:rPr><w:t>】在</w:t></w:r><w:r><w:rPr><w:rFonts w:hint="eastAsia" /></w:rPr><w:t>F</w:t></w:r><w:r><w:t>iji</w:t></w:r><w:r><w:rPr><w:rFonts w:hint="eastAsia" /></w:rPr><w:t>中打开，与最大投影图像进行对比比较，请判断</w:t></w:r><w:r><w:rPr><w:rFonts w:hint="eastAsia" /></w:rPr><w:t>mask</w:t></w:r><w:r><w:rPr><w:rFonts w:hint="eastAsia" /></w:rPr><w:t>是否将所有需要提取出来的</w:t></w:r><w:r><w:rPr><w:rFonts w:hint="eastAsia" /></w:rPr><w:t>R</w:t></w:r><w:r><w:t>NA</w:t></w:r><w:r><w:rPr><w:rFonts w:hint="eastAsia" /></w:rPr><w:t>信号能有效地提取出来了。存在少量的杂点非分割出来可在后续的人工圈选</w:t></w:r><w:r><w:rPr><w:rFonts w:hint="eastAsia" /></w:rPr><w:t>R</w:t></w:r><w:r><w:t>OI</w:t></w:r><w:r><w:rPr><w:rFonts w:hint="eastAsia" /></w:rPr><w:t>的过程中进行剔除</w:t></w:r><w:r w:rsidR="001317CA"><w:rPr><w:rFonts w:hint="eastAsia" /></w:rPr><w:t>（</w:t></w:r><w:r w:rsidR="001317CA"><w:fldChar w:fldCharType="begin" /></w:r><w:r w:rsidR="001317CA"><w:instrText xml:space="preserve"> </w:instrText></w:r><w:r w:rsidR="001317CA"><w:rPr><w:rFonts w:hint="eastAsia" /></w:rPr><w:instrText>REF _Ref232954601 \h</w:instrText></w:r><w:r w:rsidR="001317CA"><w:instrText xml:space="preserve"> </w:instrText></w:r><w:r w:rsidR="001317CA"><w:fldChar w:fldCharType="separate" /></w:r><w:r w:rsidR="00E571CC" w:rsidRPr="001A1D50"><w:rPr><w:b /></w:rPr><w:t>图</w:t></w:r><w:r w:rsidR="00E571CC"><w:rPr><w:rFonts w:hint="eastAsia" /><w:b /></w:rPr><w:t>2</w:t></w:r><w:r w:rsidR="00E571CC" w:rsidRPr="001A1D50"><w:rPr><w:b /></w:rPr><w:t>.</w:t></w:r><w:r w:rsidR="00E571CC"><w:rPr><w:b /><w:noProof /></w:rPr><w:t>2</w:t></w:r><w:r w:rsidR="001317CA"><w:fldChar w:fldCharType="end" /></w:r><w:r w:rsidR="001317CA"><w:rPr><w:rFonts w:hint="eastAsia" /></w:rPr><w:t>）</w:t></w:r><w:r><w:rPr><w:rFonts w:hint="eastAsia" /></w:rPr><w:t>。</w:t></w:r></w:p><w:p w14:paraId="25D27848" w14:textId="38D9F1AA" w:rsidR="00097550" w:rsidRDefault="00097550" w:rsidP="00097550"><w:r w:rsidRPr="00097550"><w:rPr><w:noProof /></w:rPr><w:lastRenderedPageBreak /><w:drawing><wp:inline distT="0" distB="0" distL="0" distR="0" wp14:anchorId="1C18D210" wp14:editId="47899D3E"><wp:extent cx="5274310" cy="2941955" /><wp:effectExtent l="19050" t="19050" r="2540" b="0" /><wp:docPr id="27" name="图片 27"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35" /><a:stretch><a:fillRect /></a:stretch></pic:blipFill><pic:spPr><a:xfrm><a:off x="0" y="0" /><a:ext cx="5274310" cy="2941955" /></a:xfrm><a:prstGeom prst="rect"><a:avLst /></a:prstGeom><a:ln><a:solidFill><a:schemeClr val="tx1" /></a:solidFill></a:ln></pic:spPr></pic:pic></a:graphicData></a:graphic></wp:inline></w:drawing></w:r></w:p><w:p w14:paraId="0C8F53F7" w14:textId="1A85277F" w:rsidR="00097550" w:rsidRPr="00097550" w:rsidRDefault="00097550" w:rsidP="00097550"><w:pPr><w:pStyle w:val="afb" /></w:pPr><w:bookmarkStart w:id="35" w:name="_Ref232954601" /><w:r w:rsidRPr="001A1D50"><w:rPr><w:b /></w:rPr><w:t>图</w:t></w:r><w:r><w:rPr><w:rFonts w:hint="eastAsia" /><w:b /></w:rPr><w:t>2</w:t></w:r><w:r w:rsidRPr="001A1D50"><w:rPr><w:b /></w:rPr><w:t>.</w:t></w:r><w:r w:rsidRPr="001A1D50"><w:rPr><w:b /></w:rPr><w:fldChar w:fldCharType="begin" /></w:r><w:r w:rsidRPr="001A1D50"><w:rPr><w:b /></w:rPr><w:instrText xml:space="preserve"> SEQ </w:instrText></w:r><w:r w:rsidRPr="001A1D50"><w:rPr><w:b /></w:rPr><w:instrText>图</w:instrText></w:r><w:r w:rsidRPr="001A1D50"><w:rPr><w:b /></w:rPr><w:instrText xml:space="preserve"> \* ARABIC </w:instrText></w:r><w:r w:rsidRPr="001A1D50"><w:rPr><w:b /></w:rPr><w:fldChar w:fldCharType="separate" /></w:r><w:r w:rsidR="00E571CC"><w:rPr><w:b /><w:noProof /></w:rPr><w:t>2</w:t></w:r><w:r w:rsidRPr="001A1D50"><w:rPr><w:b /></w:rPr><w:fldChar w:fldCharType="end" /></w:r><w:bookmarkEnd w:id="35" /><w:r w:rsidRPr="001A1D50"><w:rPr><w:b /></w:rPr><w:t xml:space="preserve"> </w:t></w:r><w:proofErr w:type="spellStart" /><w:r><w:rPr><w:b /></w:rPr><w:t>Ilastik</w:t></w:r><w:proofErr w:type="spellEnd" /><w:r><w:rPr><w:rFonts w:hint="eastAsia" /><w:b /></w:rPr><w:t>预测结果对比。</w:t></w:r><w:r><w:rPr><w:rFonts w:hint="eastAsia" /></w:rPr><w:t>左图为</w:t></w:r><w:r w:rsidRPr="00097550"><w:rPr><w:rFonts w:hint="eastAsia" /></w:rPr><w:t>转录爆发图像</w:t></w:r><w:r><w:rPr><w:rFonts w:hint="eastAsia" /></w:rPr><w:t>的</w:t></w:r><w:r><w:rPr><w:rFonts w:hint="eastAsia" /></w:rPr><w:t>Z</w:t></w:r><w:r><w:t xml:space="preserve"> stack</w:t></w:r><w:r><w:rPr><w:rFonts w:hint="eastAsia" /></w:rPr><w:t>最大投影，右图为</w:t></w:r><w:proofErr w:type="spellStart" /><w:r><w:rPr><w:rFonts w:hint="eastAsia" /></w:rPr><w:t>Ilastik</w:t></w:r><w:proofErr w:type="spellEnd" /><w:r><w:rPr><w:rFonts w:hint="eastAsia" /></w:rPr><w:t>预测的</w:t></w:r><w:r w:rsidR="00ED2E0F"><w:rPr><w:rFonts w:hint="eastAsia" /></w:rPr><w:t>R</w:t></w:r><w:r w:rsidR="00ED2E0F"><w:t>NA</w:t></w:r><w:r w:rsidR="00ED2E0F"><w:rPr><w:rFonts w:hint="eastAsia" /></w:rPr><w:t>位点</w:t></w:r><w:r w:rsidR="00ED2E0F"><w:rPr><w:rFonts w:hint="eastAsia" /></w:rPr><w:t>mask</w:t></w:r><w:r w:rsidR="00ED2E0F"><w:rPr><w:rFonts w:hint="eastAsia" /></w:rPr><w:t>。</w:t></w:r></w:p><w:p w14:paraId="793CB07B" w14:textId="401869F2" w:rsidR="00097550" w:rsidRDefault="00ED2E0F" w:rsidP="00744C6D"><w:pPr><w:pStyle w:val="af" /><w:ind w:firstLineChars="200" w:firstLine="480" /></w:pPr><w:r><w:rPr><w:rFonts w:hint="eastAsia" /></w:rPr><w:t>另外，将上面两个文件在时间上做最大信号投影，可以比较清晰地看到</w:t></w:r><w:r w:rsidR="00642B62"><w:rPr><w:rFonts w:hint="eastAsia" /></w:rPr><w:t>几块明显的信号区域，通常是一个细胞中的一个等位基因在不同时间产生的</w:t></w:r><w:r w:rsidR="00034BBD"><w:rPr><w:rFonts w:hint="eastAsia" /></w:rPr><w:t>（</w:t></w:r><w:r w:rsidR="00034BBD"><w:fldChar w:fldCharType="begin" /></w:r><w:r w:rsidR="00034BBD"><w:instrText xml:space="preserve"> </w:instrText></w:r><w:r w:rsidR="00034BBD"><w:rPr><w:rFonts w:hint="eastAsia" /></w:rPr><w:instrText>REF _Ref232954622 \h</w:instrText></w:r><w:r w:rsidR="00034BBD"><w:instrText xml:space="preserve"> </w:instrText></w:r><w:r w:rsidR="00034BBD"><w:fldChar w:fldCharType="separate" /></w:r><w:r w:rsidR="00E571CC" w:rsidRPr="001A1D50"><w:rPr><w:b /></w:rPr><w:t>图</w:t></w:r><w:r w:rsidR="00E571CC"><w:rPr><w:rFonts w:hint="eastAsia" /><w:b /></w:rPr><w:t>2</w:t></w:r><w:r w:rsidR="00E571CC" w:rsidRPr="001A1D50"><w:rPr><w:b /></w:rPr><w:t>.</w:t></w:r><w:r w:rsidR="00E571CC"><w:rPr><w:b /><w:noProof /></w:rPr><w:t>3</w:t></w:r><w:r w:rsidR="00034BBD"><w:fldChar w:fldCharType="end" /></w:r><w:r w:rsidR="00034BBD"><w:rPr><w:rFonts w:hint="eastAsia" /></w:rPr><w:t>）</w:t></w:r><w:r w:rsidR="00642B62"><w:rPr><w:rFonts w:hint="eastAsia" /></w:rPr><w:t>。能够通过信号的强度对是否来自同一个等位基因进行初步判断。</w:t></w:r></w:p><w:p w14:paraId="446EB1B4" w14:textId="48BA1254" w:rsidR="00ED2E0F" w:rsidRDefault="00ED2E0F" w:rsidP="00ED2E0F"><w:r w:rsidRPr="00ED2E0F"><w:rPr><w:noProof /></w:rPr><w:drawing><wp:inline distT="0" distB="0" distL="0" distR="0" wp14:anchorId="255DF676" wp14:editId="094BF832"><wp:extent cx="5274310" cy="2849880" /><wp:effectExtent l="0" t="0" r="0" b="0" /><wp:docPr id="28" name="图片 28"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36" /><a:stretch><a:fillRect /></a:stretch></pic:blipFill><pic:spPr><a:xfrm><a:off x="0" y="0" /><a:ext cx="5274310" cy="2849880" /></a:xfrm><a:prstGeom prst="rect"><a:avLst /></a:prstGeom></pic:spPr></pic:pic></a:graphicData></a:graphic></wp:inline></w:drawing></w:r></w:p><w:p w14:paraId="6CB810E7" w14:textId="6730A86D" w:rsidR="00097550" w:rsidRDefault="00642B62" w:rsidP="00642B62"><w:pPr><w:pStyle w:val="afb" /></w:pPr><w:bookmarkStart w:id="36" w:name="_Ref232954622" /><w:r w:rsidRPr="001A1D50"><w:rPr><w:b /></w:rPr><w:t>图</w:t></w:r><w:r><w:rPr><w:rFonts w:hint="eastAsia" /><w:b /></w:rPr><w:t>2</w:t></w:r><w:r w:rsidRPr="001A1D50"><w:rPr><w:b /></w:rPr><w:t>.</w:t></w:r><w:r w:rsidRPr="001A1D50"><w:rPr><w:b /></w:rPr><w:fldChar w:fldCharType="begin" /></w:r><w:r w:rsidRPr="001A1D50"><w:rPr><w:b /></w:rPr><w:instrText xml:space="preserve"> SEQ </w:instrText></w:r><w:r w:rsidRPr="001A1D50"><w:rPr><w:b /></w:rPr><w:instrText>图</w:instrText></w:r><w:r w:rsidRPr="001A1D50"><w:rPr><w:b /></w:rPr><w:instrText xml:space="preserve"> \* ARABIC </w:instrText></w:r><w:r w:rsidRPr="001A1D50"><w:rPr><w:b /></w:rPr><w:fldChar w:fldCharType="separate" /></w:r><w:r w:rsidR="00E571CC"><w:rPr><w:b /><w:noProof /></w:rPr><w:t>3</w:t></w:r><w:r w:rsidRPr="001A1D50"><w:rPr><w:b /></w:rPr><w:fldChar w:fldCharType="end" /></w:r><w:bookmarkEnd w:id="36" /><w:r w:rsidRPr="001A1D50"><w:rPr><w:b /></w:rPr><w:t xml:space="preserve"> </w:t></w:r><w:proofErr w:type="spellStart" /><w:r><w:rPr><w:b /></w:rPr><w:t>Ilastik</w:t></w:r><w:proofErr w:type="spellEnd" /><w:r><w:rPr><w:rFonts w:hint="eastAsia" /><w:b /></w:rPr><w:t>预测结果对比。</w:t></w:r><w:r><w:rPr><w:rFonts w:hint="eastAsia" /></w:rPr><w:t>左图为</w:t></w:r><w:r w:rsidRPr="00097550"><w:rPr><w:rFonts w:hint="eastAsia" /></w:rPr><w:t>转录爆发图像</w:t></w:r><w:r><w:rPr><w:rFonts w:hint="eastAsia" /></w:rPr><w:t>的</w:t></w:r><w:r><w:rPr><w:rFonts w:hint="eastAsia" /></w:rPr><w:t>Z</w:t></w:r><w:r><w:t xml:space="preserve"> stack</w:t></w:r><w:r><w:rPr><w:rFonts w:hint="eastAsia" /></w:rPr><w:t>最大投影在时间轴上的最大投影，右图为</w:t></w:r><w:proofErr w:type="spellStart" /><w:r><w:rPr><w:rFonts w:hint="eastAsia" /></w:rPr><w:t>Ilastik</w:t></w:r><w:proofErr w:type="spellEnd" /><w:r><w:rPr><w:rFonts w:hint="eastAsia" /></w:rPr><w:t>预测的</w:t></w:r><w:r><w:rPr><w:rFonts w:hint="eastAsia" /></w:rPr><w:t>R</w:t></w:r><w:r><w:t>NA</w:t></w:r><w:r><w:rPr><w:rFonts w:hint="eastAsia" /></w:rPr><w:t>位点</w:t></w:r><w:r><w:rPr><w:rFonts w:hint="eastAsia" /></w:rPr><w:t>mask</w:t></w:r><w:r><w:rPr><w:rFonts w:hint="eastAsia" /></w:rPr><w:t>在时间轴上的最大投影。</w:t></w:r></w:p><w:p w14:paraId="613AD346" w14:textId="0710FBCC" w:rsidR="0023128E" w:rsidRDefault="00FE46D8" w:rsidP="0023128E"><w:pPr><w:pStyle w:val="af" /><w:ind w:firstLineChars="200" w:firstLine="480" /></w:pPr><w:r><w:rPr><w:rFonts w:hint="eastAsia" /></w:rPr><w:t>接下来需要</w:t></w:r><w:r w:rsidR="0023128E"><w:rPr><w:rFonts w:hint="eastAsia" /></w:rPr><w:t>圈选</w:t></w:r><w:r w:rsidR="0023128E"><w:rPr><w:rFonts w:hint="eastAsia" /></w:rPr><w:t>R</w:t></w:r><w:r w:rsidR="0023128E"><w:t>OI</w:t></w:r><w:r w:rsidR="0023128E"><w:rPr><w:rFonts w:hint="eastAsia" /></w:rPr><w:t>，首先可打开</w:t></w:r><w:r w:rsidR="0023128E"><w:rPr><w:rFonts w:hint="eastAsia" /></w:rPr><w:t>F</w:t></w:r><w:r w:rsidR="0023128E"><w:t>iji</w:t></w:r><w:r w:rsidR="0023128E"><w:rPr><w:rFonts w:hint="eastAsia" /></w:rPr><w:t>的</w:t></w:r><w:r w:rsidR="0023128E"><w:rPr><w:rFonts w:hint="eastAsia" /></w:rPr><w:t>R</w:t></w:r><w:r w:rsidR="0023128E"><w:t xml:space="preserve">OI </w:t></w:r><w:r w:rsidR="0023128E"><w:rPr><w:rFonts w:hint="eastAsia" /></w:rPr><w:t>manager</w:t></w:r><w:r w:rsidR="0023128E"><w:rPr><w:rFonts w:hint="eastAsia" /></w:rPr><w:t>用来保存选取的</w:t></w:r><w:r w:rsidR="0023128E"><w:rPr><w:rFonts w:hint="eastAsia" /></w:rPr><w:t>R</w:t></w:r><w:r w:rsidR="0023128E"><w:t>OI</w:t></w:r><w:r w:rsidR="0023128E"><w:rPr><w:rFonts w:hint="eastAsia" /></w:rPr><w:t>。首先根据</w:t></w:r><w:r w:rsidR="0023128E"><w:rPr><w:rFonts w:hint="eastAsia" /></w:rPr><w:t>mask</w:t></w:r><w:r w:rsidR="0023128E"><w:rPr><w:rFonts w:hint="eastAsia" /></w:rPr><w:t>的时序</w:t></w:r><w:r w:rsidR="0023128E"><w:rPr><w:rFonts w:hint="eastAsia" /></w:rPr><w:t>max</w:t></w:r><w:r w:rsidR="0023128E"><w:rPr><w:rFonts w:hint="eastAsia" /></w:rPr><w:t>投影图像，选取大致合适的</w:t></w:r><w:r w:rsidR="0023128E"><w:rPr><w:rFonts w:hint="eastAsia" /></w:rPr><w:t>R</w:t></w:r><w:r w:rsidR="0023128E"><w:t>OI</w:t></w:r><w:r w:rsidR="0023128E"><w:rPr><w:rFonts w:hint="eastAsia" /></w:rPr><w:t>，然后将该</w:t></w:r><w:r w:rsidR="0023128E"><w:rPr><w:rFonts w:hint="eastAsia" /></w:rPr><w:t>R</w:t></w:r><w:r w:rsidR="0023128E"><w:t>OI</w:t></w:r><w:r w:rsidR="0023128E"><w:rPr><w:rFonts w:hint="eastAsia" /></w:rPr><w:t>应用给其他</w:t></w:r><w:r w:rsidR="0023128E"><w:rPr><w:rFonts w:hint="eastAsia" /></w:rPr><w:t>3</w:t></w:r><w:r w:rsidR="0023128E"><w:rPr><w:rFonts w:hint="eastAsia" /></w:rPr><w:t>个图像。打开</w:t></w:r><w:r w:rsidR="0023128E"><w:rPr><w:rFonts w:hint="eastAsia" /></w:rPr><w:t>F</w:t></w:r><w:r w:rsidR="0023128E"><w:t>iji</w:t></w:r><w:r w:rsidR="0023128E"><w:rPr><w:rFonts w:hint="eastAsia" /></w:rPr><w:t>的</w:t></w:r><w:r w:rsidR="0023128E"><w:rPr><w:rFonts w:hint="eastAsia" /></w:rPr><w:t>S</w:t></w:r><w:r w:rsidR="0023128E"><w:t>ync Window</w:t></w:r><w:r w:rsidR="0023128E"><w:rPr><w:rFonts w:hint="eastAsia" /></w:rPr><w:t>界面，将两个时序图像的文件选中进</w:t></w:r><w:r w:rsidR="0023128E"><w:rPr><w:rFonts w:hint="eastAsia" /></w:rPr><w:lastRenderedPageBreak /><w:t>行同步，拖动时间轴，</w:t></w:r><w:r w:rsidR="0023128E" w:rsidRPr="0023128E"><w:rPr><w:rFonts w:hint="eastAsia" /><w:b /></w:rPr><w:t>查看</w:t></w:r><w:r w:rsidR="0023128E" w:rsidRPr="0023128E"><w:rPr><w:rFonts w:hint="eastAsia" /><w:b /></w:rPr><w:t>R</w:t></w:r><w:r w:rsidR="0023128E" w:rsidRPr="0023128E"><w:rPr><w:b /></w:rPr><w:t>OI</w:t></w:r><w:r w:rsidR="0023128E" w:rsidRPr="0023128E"><w:rPr><w:rFonts w:hint="eastAsia" /><w:b /></w:rPr><w:t>是否将来自同一个</w:t></w:r><w:r w:rsidR="0023128E" w:rsidRPr="0023128E"><w:rPr><w:rFonts w:hint="eastAsia" /><w:b /></w:rPr><w:t>allele</w:t></w:r><w:r w:rsidR="0023128E" w:rsidRPr="0023128E"><w:rPr><w:rFonts w:hint="eastAsia" /><w:b /></w:rPr><w:t>的</w:t></w:r><w:r w:rsidR="0023128E" w:rsidRPr="0023128E"><w:rPr><w:rFonts w:hint="eastAsia" /><w:b /></w:rPr><w:t>burst</w:t></w:r><w:r w:rsidR="0023128E" w:rsidRPr="0023128E"><w:rPr><w:rFonts w:hint="eastAsia" /><w:b /></w:rPr><w:t>信号完全包括</w:t></w:r><w:r w:rsidR="0023128E"><w:rPr><w:rFonts w:hint="eastAsia" /></w:rPr><w:t>了，而</w:t></w:r><w:r w:rsidR="0023128E" w:rsidRPr="0023128E"><w:rPr><w:rFonts w:hint="eastAsia" /><w:b /></w:rPr><w:t>在没有</w:t></w:r><w:r w:rsidR="0023128E" w:rsidRPr="0023128E"><w:rPr><w:rFonts w:hint="eastAsia" /><w:b /></w:rPr><w:t>R</w:t></w:r><w:r w:rsidR="0023128E" w:rsidRPr="0023128E"><w:rPr><w:b /></w:rPr><w:t>NA</w:t></w:r><w:r w:rsidR="0023128E" w:rsidRPr="0023128E"><w:rPr><w:rFonts w:hint="eastAsia" /><w:b /></w:rPr><w:t>信号的时候</w:t></w:r><w:r w:rsidR="0023128E" w:rsidRPr="0023128E"><w:rPr><w:rFonts w:hint="eastAsia" /><w:b /></w:rPr><w:t>R</w:t></w:r><w:r w:rsidR="0023128E" w:rsidRPr="0023128E"><w:rPr><w:b /></w:rPr><w:t>OI</w:t></w:r><w:r w:rsidR="0023128E" w:rsidRPr="0023128E"><w:rPr><w:rFonts w:hint="eastAsia" /><w:b /></w:rPr><w:t>内没有</w:t></w:r><w:r w:rsidR="0023128E" w:rsidRPr="0023128E"><w:rPr><w:rFonts w:hint="eastAsia" /><w:b /></w:rPr><w:t>mask</w:t></w:r><w:r w:rsidR="0023128E"><w:rPr><w:rFonts w:hint="eastAsia" /></w:rPr><w:t>。如果在某一帧</w:t></w:r><w:r w:rsidR="001645AA"><w:rPr><w:rFonts w:hint="eastAsia" /></w:rPr><w:t>存在其他杂信号的</w:t></w:r><w:r w:rsidR="001645AA"><w:rPr><w:rFonts w:hint="eastAsia" /></w:rPr><w:t>mask</w:t></w:r><w:r w:rsidR="001645AA"><w:rPr><w:rFonts w:hint="eastAsia" /></w:rPr><w:t>，而</w:t></w:r><w:r w:rsidR="001645AA"><w:rPr><w:rFonts w:hint="eastAsia" /></w:rPr><w:t>R</w:t></w:r><w:r w:rsidR="001645AA"><w:t>NA foci</w:t></w:r><w:r w:rsidR="001645AA"><w:rPr><w:rFonts w:hint="eastAsia" /></w:rPr><w:t>的信号高于杂信号，这种情况可以保留（因为后续算法会自动选择信号更高的那个</w:t></w:r><w:r w:rsidR="001645AA"><w:rPr><w:rFonts w:hint="eastAsia" /></w:rPr><w:t>mask</w:t></w:r><w:r w:rsidR="001645AA"><w:rPr><w:rFonts w:hint="eastAsia" /></w:rPr><w:t>）。</w:t></w:r></w:p><w:p w14:paraId="319865AD" w14:textId="231555EF" w:rsidR="001645AA" w:rsidRDefault="001645AA" w:rsidP="00925067"><w:pPr><w:jc w:val="center" /></w:pPr><w:r w:rsidRPr="001645AA"><w:rPr><w:noProof /></w:rPr><w:drawing><wp:inline distT="0" distB="0" distL="0" distR="0" wp14:anchorId="18A19D62" wp14:editId="74A30CD1"><wp:extent cx="4851400" cy="2201996" /><wp:effectExtent l="19050" t="19050" r="6350" b="8255" /><wp:docPr id="30" name="图片 30"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37" /><a:stretch><a:fillRect /></a:stretch></pic:blipFill><pic:spPr><a:xfrm><a:off x="0" y="0" /><a:ext cx="4866530" cy="2208863" /></a:xfrm><a:prstGeom prst="rect"><a:avLst /></a:prstGeom><a:ln><a:solidFill><a:schemeClr val="tx1" /></a:solidFill></a:ln></pic:spPr></pic:pic></a:graphicData></a:graphic></wp:inline></w:drawing></w:r></w:p><w:p w14:paraId="048E8081" w14:textId="521F84AB" w:rsidR="001645AA" w:rsidRDefault="001645AA" w:rsidP="00D7704E"><w:pPr><w:jc w:val="center" /></w:pPr><w:r w:rsidRPr="001645AA"><w:rPr><w:noProof /></w:rPr><w:drawing><wp:inline distT="0" distB="0" distL="0" distR="0" wp14:anchorId="1E3174A2" wp14:editId="1B764A65"><wp:extent cx="4727544" cy="5232400" /><wp:effectExtent l="19050" t="19050" r="0" b="6350" /><wp:docPr id="31" name="图片 31"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38" /><a:stretch><a:fillRect /></a:stretch></pic:blipFill><pic:spPr><a:xfrm><a:off x="0" y="0" /><a:ext cx="4733598" cy="5239100" /></a:xfrm><a:prstGeom prst="rect"><a:avLst /></a:prstGeom><a:ln><a:solidFill><a:schemeClr val="tx1" /></a:solidFill></a:ln></pic:spPr></pic:pic></a:graphicData></a:graphic></wp:inline></w:drawing></w:r></w:p><w:p w14:paraId="05C88469" w14:textId="35365D87" w:rsidR="001645AA" w:rsidRDefault="00AF145C" w:rsidP="0023128E"><w:pPr><w:pStyle w:val="af" /><w:ind w:firstLineChars="200" w:firstLine="480" /></w:pPr><w:r><w:rPr><w:rFonts w:hint="eastAsia" /></w:rPr><w:lastRenderedPageBreak /><w:t>最后，右键</w:t></w:r><w:r><w:rPr><w:rFonts w:hint="eastAsia" /></w:rPr><w:t>R</w:t></w:r><w:r><w:t>OI</w:t></w:r><w:r><w:rPr><w:rFonts w:hint="eastAsia" /></w:rPr><w:t>，选择</w:t></w:r><w:r><w:rPr><w:rFonts w:hint="eastAsia" /></w:rPr><w:t>R</w:t></w:r><w:r><w:t>OI P</w:t></w:r><w:r><w:rPr><w:rFonts w:hint="eastAsia" /></w:rPr><w:t>roper</w:t></w:r><w:r><w:t>ties</w:t></w:r><w:r><w:rPr><w:rFonts w:hint="eastAsia" /></w:rPr><w:t>-</w:t></w:r><w:r><w:t>L</w:t></w:r><w:r><w:rPr><w:rFonts w:hint="eastAsia" /></w:rPr><w:t>ist</w:t></w:r><w:r><w:t xml:space="preserve"> coordinates</w:t></w:r><w:r><w:rPr><w:rFonts w:hint="eastAsia" /></w:rPr><w:t>，将</w:t></w:r><w:r><w:rPr><w:rFonts w:hint="eastAsia" /></w:rPr><w:t>X</w:t></w:r><w:r><w:t>Y</w:t></w:r><w:r><w:rPr><w:rFonts w:hint="eastAsia" /></w:rPr><w:t>信息复制在后缀为</w:t></w:r><w:r w:rsidR="00925067"><w:rPr><w:rFonts w:hint="eastAsia" /></w:rPr><w:t>【</w:t></w:r><w:r w:rsidR="00CB132B"><w:rPr><w:rFonts w:hint="eastAsia" /></w:rPr><w:t>-</w:t></w:r><w:r><w:rPr><w:rFonts w:hint="eastAsia" /></w:rPr><w:t>R</w:t></w:r><w:r><w:t>OI</w:t></w:r><w:r><w:rPr><w:rFonts w:hint="eastAsia" /></w:rPr><w:t>.</w:t></w:r><w:r><w:t>txt</w:t></w:r><w:r w:rsidR="00925067"><w:rPr><w:rFonts w:hint="eastAsia" /></w:rPr><w:t>】</w:t></w:r><w:r><w:rPr><w:rFonts w:hint="eastAsia" /></w:rPr><w:t>文件中，如下图所示，每四行来自于一个</w:t></w:r><w:r><w:rPr><w:rFonts w:hint="eastAsia" /></w:rPr><w:t>R</w:t></w:r><w:r><w:t>OI</w:t></w:r><w:r><w:rPr><w:rFonts w:hint="eastAsia" /></w:rPr><w:t>。</w:t></w:r><w:r w:rsidR="00CB132B"><w:rPr><w:rFonts w:hint="eastAsia" /></w:rPr><w:t>这个后缀为</w:t></w:r><w:r w:rsidR="00CB132B"><w:rPr><w:rFonts w:hint="eastAsia" /></w:rPr><w:t>R</w:t></w:r><w:r w:rsidR="00CB132B"><w:t>OI</w:t></w:r><w:r w:rsidR="00CB132B"><w:rPr><w:rFonts w:hint="eastAsia" /></w:rPr><w:t>的</w:t></w:r><w:r w:rsidR="00CB132B"><w:rPr><w:rFonts w:hint="eastAsia" /></w:rPr><w:t>txt</w:t></w:r><w:r w:rsidR="00CB132B"><w:rPr><w:rFonts w:hint="eastAsia" /></w:rPr><w:t>文件，</w:t></w:r><w:r w:rsidR="00222FA9"><w:rPr><w:rFonts w:hint="eastAsia" /></w:rPr><w:t>已</w:t></w:r><w:r w:rsidR="00CB132B"><w:rPr><w:rFonts w:hint="eastAsia" /></w:rPr><w:t>由</w:t></w:r><w:r w:rsidR="00222FA9"><w:rPr><w:rFonts w:hint="eastAsia" /></w:rPr><w:t>前文</w:t></w:r><w:r w:rsidR="00CB132B"><w:rPr><w:rFonts w:hint="eastAsia" /></w:rPr><w:t>代码</w:t></w:r><w:r w:rsidR="00CB132B"><w:rPr><w:rFonts w:hint="eastAsia" /></w:rPr><w:t>`</w:t></w:r><w:proofErr w:type="spellStart" /><w:r w:rsidR="00CB132B"><w:t>Generate_p</w:t></w:r><w:r w:rsidR="00CB132B"><w:rPr><w:rFonts w:hint="eastAsia" /></w:rPr><w:t>roba</w:t></w:r><w:r w:rsidR="00CB132B"><w:t>bility_mask.m</w:t></w:r><w:proofErr w:type="spellEnd" /><w:r w:rsidR="00CB132B"><w:t>`</w:t></w:r><w:r w:rsidR="00CB132B"><w:rPr><w:rFonts w:hint="eastAsia" /></w:rPr><w:t>批量生成，无需自己手动新建。</w:t></w:r></w:p><w:p w14:paraId="1193FFE4" w14:textId="673FA33B" w:rsidR="001645AA" w:rsidRDefault="005E3366" w:rsidP="001645AA"><w:r w:rsidRPr="001645AA"><w:rPr><w:noProof /></w:rPr><w:drawing><wp:inline distT="0" distB="0" distL="0" distR="0" wp14:anchorId="6138CEC2" wp14:editId="6ED2AE7D"><wp:extent cx="1555750" cy="2132794" /><wp:effectExtent l="0" t="0" r="0" b="0" /><wp:docPr id="34" name="图片 34"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39" /><a:stretch><a:fillRect /></a:stretch></pic:blipFill><pic:spPr><a:xfrm><a:off x="0" y="0" /><a:ext cx="1576561" cy="2161324" /></a:xfrm><a:prstGeom prst="rect"><a:avLst /></a:prstGeom></pic:spPr></pic:pic></a:graphicData></a:graphic></wp:inline></w:drawing></w:r><w:r><w:rPr><w:rFonts w:hint="eastAsia" /></w:rPr><w:t xml:space="preserve"> </w:t></w:r><w:r w:rsidRPr="001645AA"><w:rPr><w:noProof /></w:rPr><w:drawing><wp:inline distT="0" distB="0" distL="0" distR="0" wp14:anchorId="05ED2B9F" wp14:editId="32E733CC"><wp:extent cx="1847850" cy="2159239" /><wp:effectExtent l="0" t="0" r="0" b="0" /><wp:docPr id="32" name="图片 32"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40" /><a:stretch><a:fillRect /></a:stretch></pic:blipFill><pic:spPr><a:xfrm><a:off x="0" y="0" /><a:ext cx="1901254" cy="2221643" /></a:xfrm><a:prstGeom prst="rect"><a:avLst /></a:prstGeom></pic:spPr></pic:pic></a:graphicData></a:graphic></wp:inline></w:drawing></w:r><w:r><w:t xml:space="preserve"> </w:t></w:r><w:r w:rsidR="001645AA" w:rsidRPr="001645AA"><w:rPr><w:noProof /></w:rPr><w:drawing><wp:inline distT="0" distB="0" distL="0" distR="0" wp14:anchorId="7C311415" wp14:editId="5F7C4017"><wp:extent cx="1593850" cy="2151948" /><wp:effectExtent l="0" t="0" r="0" b="0" /><wp:docPr id="33" name="图片 33"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41" /><a:stretch><a:fillRect /></a:stretch></pic:blipFill><pic:spPr><a:xfrm><a:off x="0" y="0" /><a:ext cx="1651917" cy="2230348" /></a:xfrm><a:prstGeom prst="rect"><a:avLst /></a:prstGeom></pic:spPr></pic:pic></a:graphicData></a:graphic></wp:inline></w:drawing></w:r></w:p><w:p w14:paraId="0F65F71D" w14:textId="2B4CA46B" w:rsidR="00AF145C" w:rsidRDefault="00AF145C" w:rsidP="001645AA"><w:r w:rsidRPr="00AF145C"><w:rPr><w:noProof /></w:rPr><w:drawing><wp:inline distT="0" distB="0" distL="0" distR="0" wp14:anchorId="364C7510" wp14:editId="0B77D224"><wp:extent cx="2990850" cy="2319295" /><wp:effectExtent l="19050" t="19050" r="0" b="5080" /><wp:docPr id="35" name="图片 35"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42" /><a:stretch><a:fillRect /></a:stretch></pic:blipFill><pic:spPr><a:xfrm><a:off x="0" y="0" /><a:ext cx="3009793" cy="2333985" /></a:xfrm><a:prstGeom prst="rect"><a:avLst /></a:prstGeom><a:ln><a:solidFill><a:schemeClr val="tx1" /></a:solidFill></a:ln></pic:spPr></pic:pic></a:graphicData></a:graphic></wp:inline></w:drawing></w:r></w:p><w:p w14:paraId="403ECDE1" w14:textId="232B0C86" w:rsidR="001645AA" w:rsidRDefault="00222FA9" w:rsidP="0023128E"><w:pPr><w:pStyle w:val="af" /><w:ind w:firstLineChars="200" w:firstLine="480" /></w:pPr><w:r><w:rPr><w:rFonts w:hint="eastAsia" /></w:rPr><w:t>后续如果想要将</w:t></w:r><w:r><w:rPr><w:rFonts w:hint="eastAsia" /></w:rPr><w:t>txt</w:t></w:r><w:r><w:rPr><w:rFonts w:hint="eastAsia" /></w:rPr><w:t>保存的所有</w:t></w:r><w:r><w:rPr><w:rFonts w:hint="eastAsia" /></w:rPr><w:t>R</w:t></w:r><w:r><w:t>OI</w:t></w:r><w:r><w:rPr><w:rFonts w:hint="eastAsia" /></w:rPr><w:t>信息导入到</w:t></w:r><w:r><w:rPr><w:rFonts w:hint="eastAsia" /></w:rPr><w:t>R</w:t></w:r><w:r><w:t xml:space="preserve">OI </w:t></w:r><w:r><w:rPr><w:rFonts w:hint="eastAsia" /></w:rPr><w:t>manager</w:t></w:r><w:r><w:rPr><w:rFonts w:hint="eastAsia" /></w:rPr><w:t>中的话，可以使用</w:t></w:r><w:r><w:rPr><w:rFonts w:hint="eastAsia" /></w:rPr><w:t>F</w:t></w:r><w:r><w:t>iji M</w:t></w:r><w:r><w:rPr><w:rFonts w:hint="eastAsia" /></w:rPr><w:t>acro</w:t></w:r><w:r><w:rPr><w:rFonts w:hint="eastAsia" /></w:rPr><w:t>脚本</w:t></w:r><w:r><w:rPr><w:rFonts w:hint="eastAsia" /></w:rPr><w:t xml:space="preserve"> `</w:t></w:r><w:r><w:t>addROImask-python.py`</w:t></w:r><w:r><w:rPr><w:rFonts w:hint="eastAsia" /></w:rPr><w:t>进行导入查看。在运行脚本前，需首先打开</w:t></w:r><w:r><w:rPr><w:rFonts w:hint="eastAsia" /></w:rPr><w:t>R</w:t></w:r><w:r><w:t xml:space="preserve">OI </w:t></w:r><w:r><w:rPr><w:rFonts w:hint="eastAsia" /></w:rPr><w:t>manager</w:t></w:r><w:r><w:rPr><w:rFonts w:hint="eastAsia" /></w:rPr><w:t>，然后修改文件路径，运行即可。</w:t></w:r><w:r w:rsidR="00A425F5"><w:rPr><w:rFonts w:hint="eastAsia" /></w:rPr><w:t>然后可以</w:t></w:r><w:r w:rsidR="00B122B4"><w:rPr><w:rFonts w:hint="eastAsia" /></w:rPr><w:t>R</w:t></w:r><w:r w:rsidR="00B122B4"><w:t xml:space="preserve">OI </w:t></w:r><w:r w:rsidR="00B122B4"><w:rPr><w:rFonts w:hint="eastAsia" /></w:rPr><w:t>manager</w:t></w:r><w:r w:rsidR="00B122B4"><w:rPr><w:rFonts w:hint="eastAsia" /></w:rPr><w:t>中点击【</w:t></w:r><w:r w:rsidR="00B122B4"><w:rPr><w:rFonts w:hint="eastAsia" /></w:rPr><w:t>show</w:t></w:r><w:r w:rsidR="00B122B4"><w:t xml:space="preserve"> </w:t></w:r><w:r w:rsidR="00B122B4"><w:rPr><w:rFonts w:hint="eastAsia" /></w:rPr><w:t>all</w:t></w:r><w:r w:rsidR="00B122B4"><w:rPr><w:rFonts w:hint="eastAsia" /></w:rPr><w:t>】查看所有已圈选的</w:t></w:r><w:r w:rsidR="00B122B4"><w:rPr><w:rFonts w:hint="eastAsia" /></w:rPr><w:t>R</w:t></w:r><w:r w:rsidR="00B122B4"><w:t>OI</w:t></w:r><w:r w:rsidR="00B122B4"><w:rPr><w:rFonts w:hint="eastAsia" /></w:rPr><w:t>。</w:t></w:r><w:r><w:rPr><w:rFonts w:hint="eastAsia" /></w:rPr><w:t>代码如下所示：</w:t></w:r></w:p><w:p w14:paraId="56FEB029" w14:textId="790337FB" w:rsidR="00222FA9" w:rsidRDefault="00222FA9" w:rsidP="00222FA9"><w:r><w:rPr><w:noProof /></w:rPr><w:lastRenderedPageBreak /><w:drawing><wp:inline distT="0" distB="0" distL="0" distR="0" wp14:anchorId="0B879671" wp14:editId="16F6C80F"><wp:extent cx="5274310" cy="3112770" /><wp:effectExtent l="19050" t="19050" r="2540" b="0" /><wp:docPr id="37" name="图片 37"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43" /><a:stretch><a:fillRect /></a:stretch></pic:blipFill><pic:spPr><a:xfrm><a:off x="0" y="0" /><a:ext cx="5274310" cy="3112770" /></a:xfrm><a:prstGeom prst="rect"><a:avLst /></a:prstGeom><a:ln><a:solidFill><a:schemeClr val="tx1" /></a:solidFill></a:ln></pic:spPr></pic:pic></a:graphicData></a:graphic></wp:inline></w:drawing></w:r></w:p><w:p w14:paraId="6A719F88" w14:textId="1FCA3302" w:rsidR="00222FA9" w:rsidRDefault="00D1308E" w:rsidP="0023128E"><w:pPr><w:pStyle w:val="af" /><w:ind w:firstLineChars="200" w:firstLine="480" /></w:pPr><w:r><w:rPr><w:rFonts w:hint="eastAsia" /></w:rPr><w:t>到这里便完成了手动圈选</w:t></w:r><w:r><w:rPr><w:rFonts w:hint="eastAsia" /></w:rPr><w:t>R</w:t></w:r><w:r><w:t>OI</w:t></w:r><w:r><w:rPr><w:rFonts w:hint="eastAsia" /></w:rPr><w:t>的所有步骤，对于每个文件应该有以下文件：</w:t></w:r></w:p><w:p w14:paraId="2B1390CB" w14:textId="4D0FF8C3" w:rsidR="00D1308E" w:rsidRDefault="00D1308E" w:rsidP="00D1308E"><w:pPr><w:jc w:val="center" /></w:pPr><w:r w:rsidRPr="00D1308E"><w:rPr><w:noProof /></w:rPr><w:drawing><wp:inline distT="0" distB="0" distL="0" distR="0" wp14:anchorId="0DB42D29" wp14:editId="0E244B36"><wp:extent cx="4133850" cy="673100" /><wp:effectExtent l="19050" t="19050" r="0" b="0" /><wp:docPr id="38" name="图片 38" descr="C:\Users\feynm\OneDrive - Peking University\文档\WeChat Files\wxid_f8lj6p5x9h3e12\FileStorage\Temp\1782041501750.png"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0" name="Picture 1" descr="C:\Users\feynm\OneDrive - Peking University\文档\WeChat Files\wxid_f8lj6p5x9h3e12\FileStorage\Temp\1782041501750.png" /><pic:cNvPicPr><a:picLocks noChangeAspect="1" noChangeArrowheads="1" /></pic:cNvPicPr></pic:nvPicPr><pic:blipFill><a:blip r:embed="rId44"><a:extLst><a:ext uri="{28A0092B-C50C-407E-A947-70E740481C1C}"><a14:useLocalDpi xmlns:a14="http://schemas.microsoft.com/office/drawing/2010/main" val="0" /></a:ext></a:extLst></a:blip><a:srcRect /><a:stretch><a:fillRect /></a:stretch></pic:blipFill><pic:spPr bwMode="auto"><a:xfrm><a:off x="0" y="0" /><a:ext cx="4133850" cy="673100" /></a:xfrm><a:prstGeom prst="rect"><a:avLst /></a:prstGeom><a:noFill /><a:ln><a:solidFill><a:schemeClr val="tx1" /></a:solidFill></a:ln></pic:spPr></pic:pic></a:graphicData></a:graphic></wp:inline></w:drawing></w:r></w:p><w:p w14:paraId="754AF3B1" w14:textId="5CDBE6CA" w:rsidR="00D1308E" w:rsidRDefault="008255DE" w:rsidP="008255DE"><w:pPr><w:pStyle w:val="af3" /></w:pPr><w:bookmarkStart w:id="37" w:name="_Toc232965718" /><w:r><w:rPr><w:rFonts w:hint="eastAsia" /></w:rPr><w:t>2.2.3</w:t></w:r><w:r><w:t xml:space="preserve"> </w:t></w:r><w:r><w:rPr><w:rFonts w:hint="eastAsia" /></w:rPr><w:t>运行</w:t></w:r><w:r><w:rPr><w:rFonts w:hint="eastAsia" /></w:rPr><w:t>R</w:t></w:r><w:r><w:t>NA</w:t></w:r><w:r><w:rPr><w:rFonts w:hint="eastAsia" /></w:rPr><w:t>转录爆发分析代码</w:t></w:r><w:bookmarkEnd w:id="37" /></w:p><w:p w14:paraId="7B31AEF1" w14:textId="47639A47" w:rsidR="008255DE" w:rsidRDefault="008255DE" w:rsidP="008255DE"><w:pPr><w:pStyle w:val="af" /><w:ind w:firstLineChars="200" w:firstLine="480" /></w:pPr><w:r><w:rPr><w:rFonts w:hint="eastAsia" /></w:rPr><w:t>现在能够运行</w:t></w:r><w:r w:rsidR="00704762"><w:rPr><w:rFonts w:hint="eastAsia" /></w:rPr><w:t>R</w:t></w:r><w:r w:rsidR="00704762"><w:t xml:space="preserve">NA </w:t></w:r><w:proofErr w:type="spellStart" /><w:r w:rsidR="00704762"><w:t>busrt</w:t></w:r><w:proofErr w:type="spellEnd" /><w:r w:rsidR="00704762"><w:rPr><w:rFonts w:hint="eastAsia" /></w:rPr><w:t>分析的代码，首先打开</w:t></w:r><w:r w:rsidR="00704762"><w:rPr><w:rFonts w:hint="eastAsia" /></w:rPr><w:t xml:space="preserve"> </w:t></w:r><w:r w:rsidR="00704762"><w:t>`</w:t></w:r><w:proofErr w:type="spellStart" /><w:r w:rsidR="00704762"><w:t>RNA_detection.m</w:t></w:r><w:proofErr w:type="spellEnd" /><w:r w:rsidR="00704762"><w:t xml:space="preserve">` </w:t></w:r><w:r w:rsidR="00704762"><w:rPr><w:rFonts w:hint="eastAsia" /></w:rPr><w:t>的脚本，同样设定好文件路径和名称，运行代码即可。</w:t></w:r></w:p><w:p w14:paraId="53226045" w14:textId="64B68F85" w:rsidR="00704762" w:rsidRDefault="00704762" w:rsidP="00704762"><w:r><w:rPr><w:noProof /></w:rPr><w:drawing><wp:inline distT="0" distB="0" distL="0" distR="0" wp14:anchorId="4AACCD36" wp14:editId="6D9EAA27"><wp:extent cx="5274310" cy="1079500" /><wp:effectExtent l="19050" t="19050" r="2540" b="6350" /><wp:docPr id="39" name="图片 39"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45" /><a:stretch><a:fillRect /></a:stretch></pic:blipFill><pic:spPr><a:xfrm><a:off x="0" y="0" /><a:ext cx="5274310" cy="1079500" /></a:xfrm><a:prstGeom prst="rect"><a:avLst /></a:prstGeom><a:ln><a:solidFill><a:schemeClr val="tx1" /></a:solidFill></a:ln></pic:spPr></pic:pic></a:graphicData></a:graphic></wp:inline></w:drawing></w:r></w:p><w:p w14:paraId="2DC4017C" w14:textId="191A4116" w:rsidR="00704762" w:rsidRDefault="00704762" w:rsidP="00704762"><w:pPr><w:pStyle w:val="af" /></w:pPr><w:r><w:rPr><w:rFonts w:hint="eastAsia" /></w:rPr><w:t>主要分为以下几个步骤：</w:t></w:r></w:p><w:p w14:paraId="1F3FB858" w14:textId="3563C26A" w:rsidR="00704762" w:rsidRDefault="00704762" w:rsidP="00704762"><w:pPr><w:pStyle w:val="af" /></w:pPr><w:r><w:rPr><w:rFonts w:hint="eastAsia" /></w:rPr><w:t>（</w:t></w:r><w:r><w:rPr><w:rFonts w:hint="eastAsia" /></w:rPr><w:t>1</w:t></w:r><w:r><w:rPr><w:rFonts w:hint="eastAsia" /></w:rPr><w:t>）将</w:t></w:r><w:r><w:rPr><w:rFonts w:hint="eastAsia" /></w:rPr><w:t>-</w:t></w:r><w:proofErr w:type="spellStart" /><w:r><w:t>Prob.tif</w:t></w:r><w:proofErr w:type="spellEnd" /><w:r><w:rPr><w:rFonts w:hint="eastAsia" /></w:rPr><w:t>中的</w:t></w:r><w:r><w:rPr><w:rFonts w:hint="eastAsia" /></w:rPr><w:t>mask</w:t></w:r><w:r><w:rPr><w:rFonts w:hint="eastAsia" /></w:rPr><w:t>提取出来，计算每个</w:t></w:r><w:r><w:rPr><w:rFonts w:hint="eastAsia" /></w:rPr><w:t>mask</w:t></w:r><w:r><w:rPr><w:rFonts w:hint="eastAsia" /></w:rPr><w:t>最强的信号的坐标：</w:t></w:r></w:p><w:p w14:paraId="4F2622DD" w14:textId="580BF67D" w:rsidR="00704762" w:rsidRDefault="00704762" w:rsidP="00704762"><w:pPr><w:jc w:val="center" /></w:pPr><w:r><w:rPr><w:noProof /></w:rPr><w:lastRenderedPageBreak /><w:drawing><wp:inline distT="0" distB="0" distL="0" distR="0" wp14:anchorId="5DFC0B60" wp14:editId="432F4E0A"><wp:extent cx="4025900" cy="3373981" /><wp:effectExtent l="19050" t="19050" r="0" b="0" /><wp:docPr id="40" name="图片 40"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46" /><a:stretch><a:fillRect /></a:stretch></pic:blipFill><pic:spPr><a:xfrm><a:off x="0" y="0" /><a:ext cx="4042644" cy="3388014" /></a:xfrm><a:prstGeom prst="rect"><a:avLst /></a:prstGeom><a:ln><a:solidFill><a:schemeClr val="tx1" /></a:solidFill></a:ln></pic:spPr></pic:pic></a:graphicData></a:graphic></wp:inline></w:drawing></w:r></w:p><w:p w14:paraId="58EBF869" w14:textId="6E220D6C" w:rsidR="00704762" w:rsidRDefault="00704762" w:rsidP="00704762"><w:pPr><w:pStyle w:val="af" /></w:pPr><w:r><w:rPr><w:rFonts w:hint="eastAsia" /></w:rPr><w:t>（</w:t></w:r><w:r><w:rPr><w:rFonts w:hint="eastAsia" /></w:rPr><w:t>2</w:t></w:r><w:r><w:rPr><w:rFonts w:hint="eastAsia" /></w:rPr><w:t>）行</w:t></w:r><w:r><w:rPr><w:rFonts w:hint="eastAsia" /></w:rPr><w:t>43-93</w:t></w:r><w:r><w:rPr><w:rFonts w:hint="eastAsia" /></w:rPr><w:t>，将每个</w:t></w:r><w:r><w:rPr><w:rFonts w:hint="eastAsia" /></w:rPr><w:t>R</w:t></w:r><w:r><w:t>OI</w:t></w:r><w:r><w:rPr><w:rFonts w:hint="eastAsia" /></w:rPr><w:t>中的</w:t></w:r><w:r><w:rPr><w:rFonts w:hint="eastAsia" /></w:rPr><w:t>mask</w:t></w:r><w:r><w:rPr><w:rFonts w:hint="eastAsia" /></w:rPr><w:t>进行轨迹连接，按照</w:t></w:r><w:r><w:rPr><w:rFonts w:hint="eastAsia" /></w:rPr><w:t>frame</w:t></w:r><w:r><w:t>, x, y, intensity</w:t></w:r><w:r><w:rPr><w:rFonts w:hint="eastAsia" /></w:rPr><w:t>的方式进行存储。对于没有</w:t></w:r><w:r><w:rPr><w:rFonts w:hint="eastAsia" /></w:rPr><w:t>R</w:t></w:r><w:r><w:t>NA</w:t></w:r><w:r><w:rPr><w:rFonts w:hint="eastAsia" /></w:rPr><w:t>信号的</w:t></w:r><w:r><w:rPr><w:rFonts w:hint="eastAsia" /></w:rPr><w:t>frame</w:t></w:r><w:r><w:rPr><w:rFonts w:hint="eastAsia" /></w:rPr><w:t>，对其</w:t></w:r><w:proofErr w:type="spellStart" /><w:r><w:rPr><w:rFonts w:hint="eastAsia" /></w:rPr><w:t>xy</w:t></w:r><w:proofErr w:type="spellEnd" /><w:r><w:rPr><w:rFonts w:hint="eastAsia" /></w:rPr><w:t>坐标进行线性插值。这里的</w:t></w:r><w:r><w:rPr><w:rFonts w:hint="eastAsia" /></w:rPr><w:t>intensity</w:t></w:r><w:r><w:rPr><w:rFonts w:hint="eastAsia" /></w:rPr><w:t>为</w:t></w:r><w:r><w:rPr><w:rFonts w:hint="eastAsia" /></w:rPr><w:t>max</w:t></w:r><w:r><w:t xml:space="preserve"> </w:t></w:r><w:r><w:rPr><w:rFonts w:hint="eastAsia" /></w:rPr><w:t>intensity</w:t></w:r><w:r><w:rPr><w:rFonts w:hint="eastAsia" /></w:rPr><w:t>。</w:t></w:r></w:p><w:p w14:paraId="68CD985D" w14:textId="276D7C2E" w:rsidR="00704762" w:rsidRDefault="00704762" w:rsidP="00704762"><w:pPr><w:pStyle w:val="af" /></w:pPr><w:r><w:rPr><w:rFonts w:hint="eastAsia" /></w:rPr><w:t>（</w:t></w:r><w:r><w:rPr><w:rFonts w:hint="eastAsia" /></w:rPr><w:t>3</w:t></w:r><w:r><w:rPr><w:rFonts w:hint="eastAsia" /></w:rPr><w:t>）行</w:t></w:r><w:r><w:rPr><w:rFonts w:hint="eastAsia" /></w:rPr><w:t>95-183</w:t></w:r><w:r><w:rPr><w:rFonts w:hint="eastAsia" /></w:rPr><w:t>，使用高斯拟合计算</w:t></w:r><w:r><w:t xml:space="preserve">RNA burst </w:t></w:r><w:r><w:rPr><w:rFonts w:hint="eastAsia" /></w:rPr><w:t>intensity</w:t></w:r><w:r><w:rPr><w:rFonts w:hint="eastAsia" /></w:rPr><w:t>。</w:t></w:r></w:p><w:p w14:paraId="2E41A589" w14:textId="4760EA60" w:rsidR="00704762" w:rsidRDefault="00704762" w:rsidP="00704762"><w:pPr><w:pStyle w:val="af" /></w:pPr><w:r><w:rPr><w:rFonts w:hint="eastAsia" /></w:rPr><w:t>（</w:t></w:r><w:r><w:rPr><w:rFonts w:hint="eastAsia" /></w:rPr><w:t>4</w:t></w:r><w:r><w:rPr><w:rFonts w:hint="eastAsia" /></w:rPr><w:t>）行</w:t></w:r><w:r><w:rPr><w:rFonts w:hint="eastAsia" /></w:rPr><w:t>199-210</w:t></w:r><w:r><w:rPr><w:rFonts w:hint="eastAsia" /></w:rPr><w:t>，保存</w:t></w:r><w:r><w:rPr><w:rFonts w:hint="eastAsia" /></w:rPr><w:t>R</w:t></w:r><w:r><w:t>NA foci</w:t></w:r><w:r><w:rPr><w:rFonts w:hint="eastAsia" /></w:rPr><w:t>定位的坐标，</w:t></w:r><w:r w:rsidR="008E0909"><w:rPr><w:rFonts w:hint="eastAsia" /></w:rPr><w:t>以【后缀</w:t></w:r><w:r w:rsidR="008E0909"><w:rPr><w:rFonts w:hint="eastAsia" /></w:rPr><w:t>-</w:t></w:r><w:proofErr w:type="spellStart" /><w:r w:rsidR="008E0909"><w:t>Seg</w:t></w:r><w:r w:rsidR="008E0909"><w:rPr><w:rFonts w:hint="eastAsia" /></w:rPr><w:t>.</w:t></w:r><w:r w:rsidR="008E0909"><w:t>tif</w:t></w:r><w:proofErr w:type="spellEnd" /><w:r w:rsidR="008E0909"><w:rPr><w:rFonts w:hint="eastAsia" /></w:rPr><w:t>】的文件进行保存。</w:t></w:r></w:p><w:p w14:paraId="6C0C3E43" w14:textId="46CF128D" w:rsidR="008E0909" w:rsidRDefault="008E0909" w:rsidP="00704762"><w:pPr><w:pStyle w:val="af" /></w:pPr><w:r><w:rPr><w:rFonts w:hint="eastAsia" /></w:rPr><w:t>（</w:t></w:r><w:r><w:rPr><w:rFonts w:hint="eastAsia" /></w:rPr><w:t>5</w:t></w:r><w:r><w:rPr><w:rFonts w:hint="eastAsia" /></w:rPr><w:t>）最后，每个文件会保存一个后缀为【</w:t></w:r><w:r><w:rPr><w:rFonts w:hint="eastAsia" /></w:rPr><w:t>-</w:t></w:r><w:proofErr w:type="spellStart" /><w:r><w:rPr><w:rFonts w:hint="eastAsia" /></w:rPr><w:t>tracks</w:t></w:r><w:r><w:t>.mat</w:t></w:r><w:proofErr w:type="spellEnd" /><w:r><w:rPr><w:rFonts w:hint="eastAsia" /></w:rPr><w:t>】的文件。</w:t></w:r></w:p><w:p w14:paraId="38D21AC6" w14:textId="7BC2DB2B" w:rsidR="008E0909" w:rsidRDefault="008E0909" w:rsidP="008E0909"><w:r><w:rPr><w:noProof /></w:rPr><w:drawing><wp:inline distT="0" distB="0" distL="0" distR="0" wp14:anchorId="7D5EFE92" wp14:editId="6C9C4547"><wp:extent cx="5274310" cy="1336675" /><wp:effectExtent l="19050" t="19050" r="2540" b="0" /><wp:docPr id="42" name="图片 42"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47" /><a:stretch><a:fillRect /></a:stretch></pic:blipFill><pic:spPr><a:xfrm><a:off x="0" y="0" /><a:ext cx="5274310" cy="1336675" /></a:xfrm><a:prstGeom prst="rect"><a:avLst /></a:prstGeom><a:ln><a:solidFill><a:schemeClr val="tx1" /></a:solidFill></a:ln></pic:spPr></pic:pic></a:graphicData></a:graphic></wp:inline></w:drawing></w:r></w:p><w:p w14:paraId="469C99D7" w14:textId="3152F7E6" w:rsidR="00704762" w:rsidRDefault="008E0909" w:rsidP="008E0909"><w:pPr><w:pStyle w:val="af" /><w:ind w:firstLineChars="200" w:firstLine="480" /></w:pPr><w:r><w:rPr><w:rFonts w:hint="eastAsia" /></w:rPr><w:t>对每个文件进行处理后，运行</w:t></w:r><w:r><w:rPr><w:rFonts w:hint="eastAsia" /></w:rPr><w:t xml:space="preserve"> </w:t></w:r><w:r><w:t>`</w:t></w:r><w:proofErr w:type="spellStart" /><w:r><w:t>merged_statistics</w:t></w:r><w:r><w:rPr><w:rFonts w:hint="eastAsia" /></w:rPr><w:t>.m</w:t></w:r><w:proofErr w:type="spellEnd" /><w:r><w:t xml:space="preserve">` </w:t></w:r><w:r><w:rPr><w:rFonts w:hint="eastAsia" /></w:rPr><w:t>文件，对所有文件进行统一处理。注意这个文件的代码需要一节一节运行。运行流程如下：</w:t></w:r></w:p><w:p w14:paraId="03AACC70" w14:textId="7A608BBB" w:rsidR="008E0909" w:rsidRDefault="008E0909" w:rsidP="008E0909"><w:pPr><w:pStyle w:val="af" /></w:pPr><w:r><w:rPr><w:rFonts w:hint="eastAsia" /></w:rPr><w:t>（</w:t></w:r><w:r><w:rPr><w:rFonts w:hint="eastAsia" /></w:rPr><w:t>1</w:t></w:r><w:r><w:rPr><w:rFonts w:hint="eastAsia" /></w:rPr><w:t>）设定需要批量运行的文件路径：</w:t></w:r></w:p><w:p w14:paraId="64DD6F7B" w14:textId="79C4EE46" w:rsidR="008E0909" w:rsidRDefault="008E0909" w:rsidP="008E0909"><w:r><w:rPr><w:noProof /></w:rPr><w:lastRenderedPageBreak /><w:drawing><wp:inline distT="0" distB="0" distL="0" distR="0" wp14:anchorId="12F5E15A" wp14:editId="1270F0E9"><wp:extent cx="4393158" cy="3321050" /><wp:effectExtent l="19050" t="19050" r="7620" b="0" /><wp:docPr id="43" name="图片 43"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48" /><a:stretch><a:fillRect /></a:stretch></pic:blipFill><pic:spPr><a:xfrm><a:off x="0" y="0" /><a:ext cx="4407892" cy="3332188" /></a:xfrm><a:prstGeom prst="rect"><a:avLst /></a:prstGeom><a:ln><a:solidFill><a:schemeClr val="tx1" /></a:solidFill></a:ln></pic:spPr></pic:pic></a:graphicData></a:graphic></wp:inline></w:drawing></w:r></w:p><w:p w14:paraId="27A08299" w14:textId="0E541BD6" w:rsidR="008E0909" w:rsidRDefault="008E0909" w:rsidP="008E0909"><w:pPr><w:pStyle w:val="af" /></w:pPr><w:r><w:rPr><w:rFonts w:hint="eastAsia" /></w:rPr><w:t>（</w:t></w:r><w:r><w:rPr><w:rFonts w:hint="eastAsia" /></w:rPr><w:t>2</w:t></w:r><w:r><w:rPr><w:rFonts w:hint="eastAsia" /></w:rPr><w:t>）行</w:t></w:r><w:r><w:rPr><w:rFonts w:hint="eastAsia" /></w:rPr><w:t>24-60</w:t></w:r><w:r><w:rPr><w:rFonts w:hint="eastAsia" /></w:rPr><w:t>，初步绘制</w:t></w:r><w:r w:rsidR="00FC545D"><w:rPr><w:rFonts w:hint="eastAsia" /></w:rPr><w:t>combined</w:t></w:r><w:r w:rsidR="00FC545D"><w:t xml:space="preserve"> </w:t></w:r><w:r w:rsidR="00FC545D"><w:rPr><w:rFonts w:hint="eastAsia" /></w:rPr><w:t>热图。</w:t></w:r></w:p><w:p w14:paraId="4BBCA347" w14:textId="31A13DCE" w:rsidR="00FC545D" w:rsidRDefault="00FC545D" w:rsidP="008E0909"><w:pPr><w:pStyle w:val="af" /></w:pPr><w:r><w:rPr><w:rFonts w:hint="eastAsia" /></w:rPr><w:t>（</w:t></w:r><w:r><w:rPr><w:rFonts w:hint="eastAsia" /></w:rPr><w:t>3</w:t></w:r><w:r><w:rPr><w:rFonts w:hint="eastAsia" /></w:rPr><w:t>）跳过</w:t></w:r><w:r><w:rPr><w:rFonts w:hint="eastAsia" /></w:rPr><w:t>amplitude</w:t></w:r><w:r><w:t xml:space="preserve"> comparison</w:t></w:r><w:r><w:rPr><w:rFonts w:hint="eastAsia" /></w:rPr><w:t>这一节，这一节是用来比较不同</w:t></w:r><w:r><w:rPr><w:rFonts w:hint="eastAsia" /></w:rPr><w:t>intensity</w:t></w:r><w:r><w:rPr><w:rFonts w:hint="eastAsia" /></w:rPr><w:t>计算方法的。</w:t></w:r></w:p><w:p w14:paraId="11CCC667" w14:textId="0E3ABD52" w:rsidR="00FC545D" w:rsidRDefault="00FC545D" w:rsidP="008E0909"><w:pPr><w:pStyle w:val="af" /></w:pPr><w:r><w:rPr><w:rFonts w:hint="eastAsia" /></w:rPr><w:t>（</w:t></w:r><w:r><w:rPr><w:rFonts w:hint="eastAsia" /></w:rPr><w:t>4</w:t></w:r><w:r><w:rPr><w:rFonts w:hint="eastAsia" /></w:rPr><w:t>）运行</w:t></w:r><w:r w:rsidRPr="00FC545D"><w:t>amplitude Gaussian fitting</w:t></w:r><w:r><w:rPr><w:rFonts w:hint="eastAsia" /></w:rPr><w:t>这一节，查看不同</w:t></w:r><w:r><w:rPr><w:rFonts w:hint="eastAsia" /></w:rPr><w:t>treatment</w:t></w:r><w:r><w:rPr><w:rFonts w:hint="eastAsia" /></w:rPr><w:t>的</w:t></w:r><w:r><w:rPr><w:rFonts w:hint="eastAsia" /></w:rPr><w:t>intensity</w:t></w:r><w:r><w:rPr><w:rFonts w:hint="eastAsia" /></w:rPr><w:t>分布。【注意】要根据实际情况，更改查看矩阵的行数：</w:t></w:r><w:r><w:rPr><w:rFonts w:hint="eastAsia" /></w:rPr><w:t>1</w:t></w:r><w:r><w:t>-</w:t></w:r><w:r><w:rPr><w:rFonts w:hint="eastAsia" /></w:rPr><w:t>2</w:t></w:r><w:r><w:t>18/219-414</w:t></w:r><w:r><w:rPr><w:rFonts w:hint="eastAsia" /></w:rPr><w:t>，后面许多部分需要注意这一点。</w:t></w:r></w:p><w:p w14:paraId="51900C86" w14:textId="0884B61C" w:rsidR="00FC545D" w:rsidRDefault="00FC545D" w:rsidP="00A14E58"><w:pPr><w:jc w:val="center" /></w:pPr><w:r><w:rPr><w:noProof /></w:rPr><w:drawing><wp:inline distT="0" distB="0" distL="0" distR="0" wp14:anchorId="1A2F618B" wp14:editId="7AEA5332"><wp:extent cx="3810000" cy="2578378" /><wp:effectExtent l="19050" t="19050" r="0" b="0" /><wp:docPr id="44" name="图片 44"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49" /><a:stretch><a:fillRect /></a:stretch></pic:blipFill><pic:spPr><a:xfrm><a:off x="0" y="0" /><a:ext cx="3833264" cy="2594122" /></a:xfrm><a:prstGeom prst="rect"><a:avLst /></a:prstGeom><a:ln><a:solidFill><a:schemeClr val="tx1" /></a:solidFill></a:ln></pic:spPr></pic:pic></a:graphicData></a:graphic></wp:inline></w:drawing></w:r></w:p><w:p w14:paraId="0DEAD2C3" w14:textId="209FE858" w:rsidR="00FC545D" w:rsidRDefault="00FC545D" w:rsidP="008E0909"><w:pPr><w:pStyle w:val="af" /></w:pPr><w:r><w:rPr><w:rFonts w:hint="eastAsia" /></w:rPr><w:t>（</w:t></w:r><w:r><w:rPr><w:rFonts w:hint="eastAsia" /></w:rPr><w:t>5</w:t></w:r><w:r><w:rPr><w:rFonts w:hint="eastAsia" /></w:rPr><w:t>）运行</w:t></w:r><w:r><w:rPr><w:rFonts w:hint="eastAsia" /></w:rPr><w:t>hidden</w:t></w:r><w:r><w:t xml:space="preserve"> M</w:t></w:r><w:r><w:rPr><w:rFonts w:hint="eastAsia" /></w:rPr><w:t>arkov</w:t></w:r><w:r><w:t xml:space="preserve"> </w:t></w:r><w:r><w:rPr><w:rFonts w:hint="eastAsia" /></w:rPr><w:t>model</w:t></w:r><w:r><w:rPr><w:rFonts w:hint="eastAsia" /></w:rPr><w:t>这一节，对</w:t></w:r><w:r><w:rPr><w:rFonts w:hint="eastAsia" /></w:rPr><w:t>R</w:t></w:r><w:r><w:t>NA burst</w:t></w:r><w:r><w:rPr><w:rFonts w:hint="eastAsia" /></w:rPr><w:t>的</w:t></w:r><w:r><w:rPr><w:rFonts w:hint="eastAsia" /></w:rPr><w:t>O</w:t></w:r><w:r><w:t xml:space="preserve">N/OFF </w:t></w:r><w:r><w:rPr><w:rFonts w:hint="eastAsia" /></w:rPr><w:t>state</w:t></w:r><w:r><w:rPr><w:rFonts w:hint="eastAsia" /></w:rPr><w:t>进行推断。</w:t></w:r></w:p><w:p w14:paraId="28D5BDB2" w14:textId="752CB36C" w:rsidR="00FC545D" w:rsidRDefault="00FC545D" w:rsidP="008E0909"><w:pPr><w:pStyle w:val="af" /></w:pPr><w:r><w:rPr><w:rFonts w:hint="eastAsia" /></w:rPr><w:t>（</w:t></w:r><w:r><w:rPr><w:rFonts w:hint="eastAsia" /></w:rPr><w:t>6</w:t></w:r><w:r><w:rPr><w:rFonts w:hint="eastAsia" /></w:rPr><w:t>）运行</w:t></w:r><w:r><w:rPr><w:rFonts w:hint="eastAsia" /></w:rPr><w:t>check</w:t></w:r><w:r><w:t xml:space="preserve"> burst intensity</w:t></w:r><w:r><w:rPr><w:rFonts w:hint="eastAsia" /></w:rPr><w:t>和</w:t></w:r><w:r><w:rPr><w:rFonts w:hint="eastAsia" /></w:rPr><w:t>check</w:t></w:r><w:r><w:t xml:space="preserve"> </w:t></w:r><w:r><w:rPr><w:rFonts w:hint="eastAsia" /></w:rPr><w:t>random</w:t></w:r><w:r><w:t xml:space="preserve"> </w:t></w:r><w:proofErr w:type="spellStart" /><w:r><w:rPr><w:rFonts w:hint="eastAsia" /></w:rPr><w:t>roi</w:t></w:r><w:proofErr w:type="spellEnd" /><w:r><w:rPr><w:rFonts w:hint="eastAsia" /></w:rPr><w:t>查看</w:t></w:r><w:r><w:rPr><w:rFonts w:hint="eastAsia" /></w:rPr><w:t>H</w:t></w:r><w:r><w:t>MM</w:t></w:r><w:r><w:rPr><w:rFonts w:hint="eastAsia" /></w:rPr><w:t>模型预测准确性。</w:t></w:r></w:p><w:p w14:paraId="62C84383" w14:textId="5E6D2EE5" w:rsidR="00704762" w:rsidRDefault="00417DEE" w:rsidP="00417DEE"><w:pPr><w:pStyle w:val="af" /></w:pPr><w:r><w:rPr><w:rFonts w:hint="eastAsia" /></w:rPr><w:t>（</w:t></w:r><w:r><w:rPr><w:rFonts w:hint="eastAsia" /></w:rPr><w:t>7</w:t></w:r><w:r><w:rPr><w:rFonts w:hint="eastAsia" /></w:rPr><w:t>）运行</w:t></w:r><w:r w:rsidRPr="00417DEE"><w:rPr><w:rFonts w:ascii="Consolas" w:eastAsia="宋体" w:hAnsi="Consolas" w:cs="宋体" /><w:color w:val="008013" /><w:kern w:val="0" /><w:sz w:val="20" /><w:szCs w:val="20" /></w:rPr><w:t>intensity comparison</w:t></w:r><w:r><w:rPr><w:rFonts w:hint="eastAsia" /></w:rPr><w:t>这一节，得到散点图比较结果：</w:t></w:r></w:p><w:p w14:paraId="1DACEAB3" w14:textId="2B7BCB45" w:rsidR="00417DEE" w:rsidRPr="00417DEE" w:rsidRDefault="00417DEE" w:rsidP="00417DEE"><w:r><w:rPr><w:noProof /></w:rPr><w:lastRenderedPageBreak /><w:drawing><wp:inline distT="0" distB="0" distL="0" distR="0" wp14:anchorId="4731D980" wp14:editId="6846D28E"><wp:extent cx="5274310" cy="1906270" /><wp:effectExtent l="19050" t="19050" r="2540" b="0" /><wp:docPr id="45" name="图片 45"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50" /><a:stretch><a:fillRect /></a:stretch></pic:blipFill><pic:spPr><a:xfrm><a:off x="0" y="0" /><a:ext cx="5274310" cy="1906270" /></a:xfrm><a:prstGeom prst="rect"><a:avLst /></a:prstGeom><a:ln><a:solidFill><a:schemeClr val="tx1" /></a:solidFill></a:ln></pic:spPr></pic:pic></a:graphicData></a:graphic></wp:inline></w:drawing></w:r></w:p><w:p w14:paraId="1C526918" w14:textId="1DD16A7E" w:rsidR="00417DEE" w:rsidRPr="00417DEE" w:rsidRDefault="00417DEE" w:rsidP="00417DEE"><w:pPr><w:pStyle w:val="af" /></w:pPr><w:r><w:rPr><w:rFonts w:hint="eastAsia" /></w:rPr><w:t>（</w:t></w:r><w:r><w:rPr><w:rFonts w:hint="eastAsia" /></w:rPr><w:t>8</w:t></w:r><w:r><w:rPr><w:rFonts w:hint="eastAsia" /></w:rPr><w:t>）运行</w:t></w:r><w:r w:rsidRPr="00417DEE"><w:t>clustering based</w:t></w:r><w:proofErr w:type="gramStart" /><w:r w:rsidRPr="00417DEE"><w:t xml:space="preserve"> on on</w:t></w:r><w:proofErr w:type="gramEnd" /><w:r w:rsidRPr="00417DEE"><w:t>-time length and hierarchical clustering</w:t></w:r><w:proofErr w:type="gramStart" /><w:r><w:rPr><w:rFonts w:hint="eastAsia" /></w:rPr><w:t>对热图进</w:t></w:r><w:proofErr w:type="gramEnd" /><w:r><w:rPr><w:rFonts w:hint="eastAsia" /></w:rPr><w:t>行聚类，并通过设定行</w:t></w:r><w:r><w:rPr><w:rFonts w:hint="eastAsia" /></w:rPr><w:t>666</w:t></w:r><w:r><w:rPr><w:rFonts w:hint="eastAsia" /></w:rPr><w:t>的</w:t></w:r><w:proofErr w:type="spellStart" /><w:r w:rsidRPr="00417DEE"><w:t>temp_idx</w:t></w:r><w:proofErr w:type="spellEnd" /><w:r w:rsidRPr="00417DEE"><w:t xml:space="preserve"> = </w:t></w:r><w:proofErr w:type="spellStart" /><w:r><w:rPr><w:rFonts w:hint="eastAsia" /></w:rPr><w:t>nc</w:t></w:r><w:r><w:t>_idx</w:t></w:r><w:proofErr w:type="spellEnd" /><w:r><w:t>/</w:t></w:r><w:r w:rsidRPr="00417DEE"><w:t>jq1_idx;</w:t></w:r><w:r><w:rPr><w:rFonts w:hint="eastAsia" /></w:rPr><w:t>绘制所需的热图。</w:t></w:r></w:p><w:p w14:paraId="2FDF4C14" w14:textId="58616263" w:rsidR="00704762" w:rsidRPr="00417DEE" w:rsidRDefault="00417DEE" w:rsidP="00417DEE"><w:r><w:rPr><w:noProof /></w:rPr><w:drawing><wp:inline distT="0" distB="0" distL="0" distR="0" wp14:anchorId="2B085DBD" wp14:editId="60278E15"><wp:extent cx="5274310" cy="3489960" /><wp:effectExtent l="19050" t="19050" r="2540" b="0" /><wp:docPr id="46" name="图片 46"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51" /><a:stretch><a:fillRect /></a:stretch></pic:blipFill><pic:spPr><a:xfrm><a:off x="0" y="0" /><a:ext cx="5274310" cy="3489960" /></a:xfrm><a:prstGeom prst="rect"><a:avLst /></a:prstGeom><a:ln><a:solidFill><a:schemeClr val="tx1" /></a:solidFill></a:ln></pic:spPr></pic:pic></a:graphicData></a:graphic></wp:inline></w:drawing></w:r></w:p><w:p w14:paraId="6D80551C" w14:textId="1FB9E714" w:rsidR="00704762" w:rsidRDefault="00417DEE" w:rsidP="00704762"><w:pPr><w:pStyle w:val="af" /></w:pPr><w:r><w:rPr><w:rFonts w:hint="eastAsia" /></w:rPr><w:t>（</w:t></w:r><w:r><w:rPr><w:rFonts w:hint="eastAsia" /></w:rPr><w:t>9</w:t></w:r><w:r><w:rPr><w:rFonts w:hint="eastAsia" /></w:rPr><w:t>）运行</w:t></w:r><w:r w:rsidRPr="00417DEE"><w:t>transcription burst 2-component exponential fitting</w:t></w:r><w:r><w:rPr><w:rFonts w:hint="eastAsia" /></w:rPr><w:t>这一节，获取</w:t></w:r><w:r><w:rPr><w:rFonts w:hint="eastAsia" /></w:rPr><w:t>O</w:t></w:r><w:r><w:t xml:space="preserve">N/OFF </w:t></w:r><w:r><w:rPr><w:rFonts w:hint="eastAsia" /></w:rPr><w:t>time</w:t></w:r><w:r><w:rPr><w:rFonts w:hint="eastAsia" /></w:rPr><w:t>汇总时间。</w:t></w:r></w:p><w:p w14:paraId="39E2A28A" w14:textId="35B112DA" w:rsidR="00417DEE" w:rsidRDefault="00417DEE" w:rsidP="00704762"><w:pPr><w:pStyle w:val="af" /></w:pPr><w:r><w:rPr><w:rFonts w:hint="eastAsia" /></w:rPr><w:t>（</w:t></w:r><w:r><w:rPr><w:rFonts w:hint="eastAsia" /></w:rPr><w:t>10</w:t></w:r><w:r><w:rPr><w:rFonts w:hint="eastAsia" /></w:rPr><w:t>）运行</w:t></w:r><w:r w:rsidRPr="00417DEE"><w:t>ON and OFF time exponential fitting</w:t></w:r><w:r><w:rPr><w:rFonts w:hint="eastAsia" /></w:rPr><w:t>这一节，对</w:t></w:r><w:r><w:rPr><w:rFonts w:hint="eastAsia" /></w:rPr><w:t>O</w:t></w:r><w:r><w:t xml:space="preserve">N/OFF </w:t></w:r><w:r><w:rPr><w:rFonts w:hint="eastAsia" /></w:rPr><w:t>time</w:t></w:r><w:r><w:rPr><w:rFonts w:hint="eastAsia" /></w:rPr><w:t>进行拟合，需要调整</w:t></w:r><w:proofErr w:type="spellStart" /><w:r><w:rPr><w:rFonts w:hint="eastAsia" /></w:rPr><w:t>group_idx</w:t></w:r><w:proofErr w:type="spellEnd" /><w:r><w:rPr><w:rFonts w:hint="eastAsia" /></w:rPr><w:t>和</w:t></w:r><w:proofErr w:type="spellStart" /><w:r><w:rPr><w:rFonts w:hint="eastAsia" /></w:rPr><w:t>on</w:t></w:r><w:r><w:t>_off_idx</w:t></w:r><w:proofErr w:type="spellEnd" /><w:r><w:rPr><w:rFonts w:hint="eastAsia" /></w:rPr><w:t>这两个变量，选择需要拟合的部分。</w:t></w:r></w:p><w:p w14:paraId="2010C9CC" w14:textId="0645F93E" w:rsidR="00704762" w:rsidRDefault="00417DEE" w:rsidP="00417DEE"><w:r><w:rPr><w:noProof /></w:rPr><w:lastRenderedPageBreak /><w:drawing><wp:inline distT="0" distB="0" distL="0" distR="0" wp14:anchorId="45777CE4" wp14:editId="79DA2048"><wp:extent cx="5274310" cy="3515995" /><wp:effectExtent l="19050" t="19050" r="2540" b="8255" /><wp:docPr id="47" name="图片 47"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52" /><a:stretch><a:fillRect /></a:stretch></pic:blipFill><pic:spPr><a:xfrm><a:off x="0" y="0" /><a:ext cx="5274310" cy="3515995" /></a:xfrm><a:prstGeom prst="rect"><a:avLst /></a:prstGeom><a:ln><a:solidFill><a:schemeClr val="tx1" /></a:solidFill></a:ln></pic:spPr></pic:pic></a:graphicData></a:graphic></wp:inline></w:drawing></w:r></w:p><w:p w14:paraId="1E921579" w14:textId="22780452" w:rsidR="0095402C" w:rsidRDefault="0095402C" w:rsidP="0095402C"><w:pPr><w:pStyle w:val="af" /><w:ind w:firstLineChars="200" w:firstLine="480" /></w:pPr><w:r><w:rPr><w:rFonts w:hint="eastAsia" /></w:rPr><w:t>如果想要知道运行得到的各组分的</w:t></w:r><w:r><w:rPr><w:rFonts w:hint="eastAsia" /></w:rPr><w:t>fraction</w:t></w:r><w:r><w:rPr><w:rFonts w:hint="eastAsia" /></w:rPr><w:t>和</w:t></w:r><w:r><w:rPr><w:rFonts w:hint="eastAsia" /></w:rPr><w:t>time</w:t></w:r><w:r><w:rPr><w:rFonts w:hint="eastAsia" /></w:rPr><w:t>，可以查看</w:t></w:r><w:r><w:rPr><w:rFonts w:hint="eastAsia" /></w:rPr><w:t>M</w:t></w:r><w:r><w:t>ATLAB</w:t></w:r><w:r><w:rPr><w:rFonts w:hint="eastAsia" /></w:rPr><w:t>变量</w:t></w:r><w:r><w:rPr><w:rFonts w:hint="eastAsia" /></w:rPr><w:t>`</w:t></w:r><w:proofErr w:type="spellStart" /><w:r><w:t>param_fitresult</w:t></w:r><w:proofErr w:type="spellEnd" /><w:r><w:t>`</w:t></w:r><w:r><w:rPr><w:rFonts w:hint="eastAsia" /></w:rPr><w:t>，三列分别是</w:t></w:r><w:r><w:rPr><w:rFonts w:hint="eastAsia" /></w:rPr><w:t>1/2/3-exp</w:t></w:r><w:r><w:rPr><w:rFonts w:hint="eastAsia" /></w:rPr><w:t>拟合的结果，第二列便是</w:t></w:r><w:r><w:rPr><w:rFonts w:hint="eastAsia" /></w:rPr><w:t>2-exp</w:t></w:r><w:r><w:rPr><w:rFonts w:hint="eastAsia" /></w:rPr><w:t>拟合的结果。三行分别是</w:t></w:r><w:r><w:rPr><w:rFonts w:hint="eastAsia" /></w:rPr><w:t>fr</w:t></w:r><w:r><w:t>action</w:t></w:r><w:r><w:rPr><w:rFonts w:hint="eastAsia" /></w:rPr><w:t>、时间的倒数、时间，可以和下面的表格中的数据进行配对比较。</w:t></w:r></w:p><w:p w14:paraId="1DD35601" w14:textId="714A760F" w:rsidR="0095402C" w:rsidRDefault="0095402C" w:rsidP="0095402C"><w:r w:rsidRPr="0095402C"><w:rPr><w:noProof /></w:rPr><w:drawing><wp:inline distT="0" distB="0" distL="0" distR="0" wp14:anchorId="125A2B30" wp14:editId="7D9F199B"><wp:extent cx="2558108" cy="2063750" /><wp:effectExtent l="19050" t="19050" r="0" b="0" /><wp:docPr id="23" name="图片 23"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53" /><a:stretch><a:fillRect /></a:stretch></pic:blipFill><pic:spPr><a:xfrm><a:off x="0" y="0" /><a:ext cx="2574248" cy="2076771" /></a:xfrm><a:prstGeom prst="rect"><a:avLst /></a:prstGeom><a:ln><a:solidFill><a:schemeClr val="tx1" /></a:solidFill></a:ln></pic:spPr></pic:pic></a:graphicData></a:graphic></wp:inline></w:drawing></w:r></w:p><w:p w14:paraId="50A00719" w14:textId="0A63AEDE" w:rsidR="0095402C" w:rsidRDefault="0095402C" w:rsidP="0095402C"><w:r w:rsidRPr="0095402C"><w:rPr><w:noProof /></w:rPr><w:drawing><wp:inline distT="0" distB="0" distL="0" distR="0" wp14:anchorId="2D38407C" wp14:editId="3FDC30B5"><wp:extent cx="5274310" cy="722630" /><wp:effectExtent l="0" t="0" r="0" b="0" /><wp:docPr id="25" name="图片 25" /><wp:cNvGraphicFramePr><a:graphicFrameLocks xmlns:a="http://schemas.openxmlformats.org/drawingml/2006/main" noChangeAspect="1" /></wp:cNvGraphicFramePr><a:graphic xmlns:a="http://schemas.openxmlformats.org/drawingml/2006/main"><a:graphicData uri="http://schemas.openxmlformats.org/drawingml/2006/picture"><pic:pic xmlns:pic="http://schemas.openxmlformats.org/drawingml/2006/picture"><pic:nvPicPr><pic:cNvPr id="1" name="" /><pic:cNvPicPr /></pic:nvPicPr><pic:blipFill><a:blip r:embed="rId54" /><a:stretch><a:fillRect /></a:stretch></pic:blipFill><pic:spPr><a:xfrm><a:off x="0" y="0" /><a:ext cx="5274310" cy="722630" /></a:xfrm><a:prstGeom prst="rect"><a:avLst /></a:prstGeom></pic:spPr></pic:pic></a:graphicData></a:graphic></wp:inline></w:drawing></w:r></w:p><w:p w14:paraId="6F082A06" w14:textId="3EF02A43" w:rsidR="00704762" w:rsidRDefault="00417DEE" w:rsidP="0095402C"><w:pPr><w:pStyle w:val="af" /><w:ind w:firstLineChars="200" w:firstLine="480" /></w:pPr><w:r><w:rPr><w:rFonts w:hint="eastAsia" /></w:rPr><w:t>到这里，便运行完了所有需要的内容。</w:t></w:r></w:p><w:p w14:paraId="0721E719" w14:textId="1F37E8F1" w:rsidR="00704762" w:rsidRDefault="00704762" w:rsidP="00704762"><w:pPr><w:pStyle w:val="af" /></w:pPr></w:p><w:p w14:paraId="5A7BF0C4" w14:textId="77777777" w:rsidR="00704762" w:rsidRPr="0053025E" w:rsidRDefault="00704762" w:rsidP="00704762"><w:pPr><w:pStyle w:val="af" /></w:pPr></w:p><w:sectPr w:rsidR="00704762" w:rsidRPr="0053025E" w:rsidSect="00956AF7"><w:footerReference w:type="default" r:id="rId55" /><w:pgSz w:w="11906" w:h="16838" /><w:pgMar w:top="1440" w:right="1800" w:bottom="1440" w:left="1800" w:header="851" w:footer="992" w:gutter="0" /><w:pgNumType w:start="1" /><w:cols w:space="425" /><w:docGrid w:type="lines" w:linePitch="312" /></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EF9B6B" w14:textId="77777777" w:rsidR="00CA1778" w:rsidRDefault="00CA1778" w:rsidP="008C1D7C">
      <w:r>
        <w:separator/>
      </w:r>
    </w:p>
  </w:endnote>
  <w:endnote w:type="continuationSeparator" w:id="0">
    <w:p w14:paraId="09459C50" w14:textId="77777777" w:rsidR="00CA1778" w:rsidRDefault="00CA1778" w:rsidP="008C1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幼圆">
    <w:panose1 w:val="02010509060101010101"/>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44648189"/>
      <w:docPartObj>
        <w:docPartGallery w:val="Page Numbers (Bottom of Page)"/>
        <w:docPartUnique/>
      </w:docPartObj>
    </w:sdtPr>
    <w:sdtEndPr>
      <w:rPr>
        <w:rFonts w:ascii="Times New Roman" w:hAnsi="Times New Roman" w:cs="Times New Roman"/>
      </w:rPr>
    </w:sdtEndPr>
    <w:sdtContent>
      <w:p w14:paraId="734C3855" w14:textId="77777777" w:rsidR="00E571CC" w:rsidRPr="00292973" w:rsidRDefault="00E571CC">
        <w:pPr>
          <w:pStyle w:val="a8"/>
          <w:jc w:val="center"/>
          <w:rPr>
            <w:rFonts w:ascii="Times New Roman" w:hAnsi="Times New Roman" w:cs="Times New Roman"/>
          </w:rPr>
        </w:pPr>
        <w:r w:rsidRPr="00292973">
          <w:rPr>
            <w:rFonts w:ascii="Times New Roman" w:hAnsi="Times New Roman" w:cs="Times New Roman"/>
          </w:rPr>
          <w:fldChar w:fldCharType="begin"/>
        </w:r>
        <w:r w:rsidRPr="00292973">
          <w:rPr>
            <w:rFonts w:ascii="Times New Roman" w:hAnsi="Times New Roman" w:cs="Times New Roman"/>
          </w:rPr>
          <w:instrText>PAGE   \* MERGEFORMAT</w:instrText>
        </w:r>
        <w:r w:rsidRPr="00292973">
          <w:rPr>
            <w:rFonts w:ascii="Times New Roman" w:hAnsi="Times New Roman" w:cs="Times New Roman"/>
          </w:rPr>
          <w:fldChar w:fldCharType="separate"/>
        </w:r>
        <w:r w:rsidRPr="00292973">
          <w:rPr>
            <w:rFonts w:ascii="Times New Roman" w:hAnsi="Times New Roman" w:cs="Times New Roman"/>
            <w:lang w:val="zh-CN"/>
          </w:rPr>
          <w:t>2</w:t>
        </w:r>
        <w:r w:rsidRPr="00292973">
          <w:rPr>
            <w:rFonts w:ascii="Times New Roman" w:hAnsi="Times New Roman" w:cs="Times New Roman"/>
          </w:rPr>
          <w:fldChar w:fldCharType="end"/>
        </w:r>
      </w:p>
    </w:sdtContent>
  </w:sdt>
  <w:p w14:paraId="4E1A0CFD" w14:textId="77777777" w:rsidR="00E571CC" w:rsidRDefault="00E571CC">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8584937"/>
      <w:docPartObj>
        <w:docPartGallery w:val="Page Numbers (Bottom of Page)"/>
        <w:docPartUnique/>
      </w:docPartObj>
    </w:sdtPr>
    <w:sdtEndPr/>
    <w:sdtContent>
      <w:p w14:paraId="374E6AC8" w14:textId="77777777" w:rsidR="00E571CC" w:rsidRDefault="00E571CC">
        <w:pPr>
          <w:pStyle w:val="a8"/>
          <w:jc w:val="center"/>
        </w:pPr>
        <w:r w:rsidRPr="003E7DDB">
          <w:rPr>
            <w:rFonts w:ascii="Times New Roman" w:hAnsi="Times New Roman" w:cs="Times New Roman"/>
          </w:rPr>
          <w:fldChar w:fldCharType="begin"/>
        </w:r>
        <w:r w:rsidRPr="003E7DDB">
          <w:rPr>
            <w:rFonts w:ascii="Times New Roman" w:hAnsi="Times New Roman" w:cs="Times New Roman"/>
          </w:rPr>
          <w:instrText>PAGE   \* MERGEFORMAT</w:instrText>
        </w:r>
        <w:r w:rsidRPr="003E7DDB">
          <w:rPr>
            <w:rFonts w:ascii="Times New Roman" w:hAnsi="Times New Roman" w:cs="Times New Roman"/>
          </w:rPr>
          <w:fldChar w:fldCharType="separate"/>
        </w:r>
        <w:r w:rsidRPr="003E7DDB">
          <w:rPr>
            <w:rFonts w:ascii="Times New Roman" w:hAnsi="Times New Roman" w:cs="Times New Roman"/>
            <w:lang w:val="zh-CN"/>
          </w:rPr>
          <w:t>2</w:t>
        </w:r>
        <w:r w:rsidRPr="003E7DDB">
          <w:rPr>
            <w:rFonts w:ascii="Times New Roman" w:hAnsi="Times New Roman" w:cs="Times New Roman"/>
          </w:rPr>
          <w:fldChar w:fldCharType="end"/>
        </w:r>
      </w:p>
    </w:sdtContent>
  </w:sdt>
  <w:p w14:paraId="56634A74" w14:textId="77777777" w:rsidR="00E571CC" w:rsidRDefault="00E571CC">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2677593"/>
      <w:docPartObj>
        <w:docPartGallery w:val="Page Numbers (Bottom of Page)"/>
        <w:docPartUnique/>
      </w:docPartObj>
    </w:sdtPr>
    <w:sdtEndPr>
      <w:rPr>
        <w:rFonts w:ascii="Times New Roman" w:hAnsi="Times New Roman" w:cs="Times New Roman"/>
      </w:rPr>
    </w:sdtEndPr>
    <w:sdtContent>
      <w:p w14:paraId="62D0D96F" w14:textId="02B9A5ED" w:rsidR="00E571CC" w:rsidRPr="00624368" w:rsidRDefault="00E571CC">
        <w:pPr>
          <w:pStyle w:val="a8"/>
          <w:jc w:val="center"/>
          <w:rPr>
            <w:rFonts w:ascii="Times New Roman" w:hAnsi="Times New Roman" w:cs="Times New Roman"/>
          </w:rPr>
        </w:pPr>
        <w:r w:rsidRPr="00624368">
          <w:rPr>
            <w:rFonts w:ascii="Times New Roman" w:hAnsi="Times New Roman" w:cs="Times New Roman"/>
          </w:rPr>
          <w:fldChar w:fldCharType="begin"/>
        </w:r>
        <w:r w:rsidRPr="00624368">
          <w:rPr>
            <w:rFonts w:ascii="Times New Roman" w:hAnsi="Times New Roman" w:cs="Times New Roman"/>
          </w:rPr>
          <w:instrText>PAGE   \* MERGEFORMAT</w:instrText>
        </w:r>
        <w:r w:rsidRPr="00624368">
          <w:rPr>
            <w:rFonts w:ascii="Times New Roman" w:hAnsi="Times New Roman" w:cs="Times New Roman"/>
          </w:rPr>
          <w:fldChar w:fldCharType="separate"/>
        </w:r>
        <w:r w:rsidRPr="00624368">
          <w:rPr>
            <w:rFonts w:ascii="Times New Roman" w:hAnsi="Times New Roman" w:cs="Times New Roman"/>
            <w:lang w:val="zh-CN"/>
          </w:rPr>
          <w:t>2</w:t>
        </w:r>
        <w:r w:rsidRPr="00624368">
          <w:rPr>
            <w:rFonts w:ascii="Times New Roman" w:hAnsi="Times New Roman" w:cs="Times New Roman"/>
          </w:rPr>
          <w:fldChar w:fldCharType="end"/>
        </w:r>
      </w:p>
    </w:sdtContent>
  </w:sdt>
  <w:p w14:paraId="4349C2D0" w14:textId="77777777" w:rsidR="00E571CC" w:rsidRDefault="00E571C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242130" w14:textId="77777777" w:rsidR="00CA1778" w:rsidRDefault="00CA1778" w:rsidP="008C1D7C">
      <w:r>
        <w:separator/>
      </w:r>
    </w:p>
  </w:footnote>
  <w:footnote w:type="continuationSeparator" w:id="0">
    <w:p w14:paraId="1F4E9FDA" w14:textId="77777777" w:rsidR="00CA1778" w:rsidRDefault="00CA1778" w:rsidP="008C1D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E38A8"/>
    <w:multiLevelType w:val="hybridMultilevel"/>
    <w:tmpl w:val="8A56AEC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ED01CBD"/>
    <w:multiLevelType w:val="multilevel"/>
    <w:tmpl w:val="56521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7D2A28"/>
    <w:multiLevelType w:val="hybridMultilevel"/>
    <w:tmpl w:val="8AF20654"/>
    <w:lvl w:ilvl="0" w:tplc="94F88B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5D64604"/>
    <w:multiLevelType w:val="hybridMultilevel"/>
    <w:tmpl w:val="9C5E4EDE"/>
    <w:lvl w:ilvl="0" w:tplc="35A0833A">
      <w:start w:val="1"/>
      <w:numFmt w:val="japaneseCounting"/>
      <w:lvlText w:val="第%1章"/>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8D237DF"/>
    <w:multiLevelType w:val="hybridMultilevel"/>
    <w:tmpl w:val="6E6A4B1A"/>
    <w:lvl w:ilvl="0" w:tplc="04090001">
      <w:start w:val="1"/>
      <w:numFmt w:val="bullet"/>
      <w:lvlText w:val=""/>
      <w:lvlJc w:val="left"/>
      <w:pPr>
        <w:tabs>
          <w:tab w:val="num" w:pos="900"/>
        </w:tabs>
        <w:ind w:left="900" w:hanging="420"/>
      </w:pPr>
      <w:rPr>
        <w:rFonts w:ascii="Wingdings" w:hAnsi="Wingdings" w:hint="default"/>
      </w:rPr>
    </w:lvl>
    <w:lvl w:ilvl="1" w:tplc="04090003" w:tentative="1">
      <w:start w:val="1"/>
      <w:numFmt w:val="bullet"/>
      <w:lvlText w:val=""/>
      <w:lvlJc w:val="left"/>
      <w:pPr>
        <w:tabs>
          <w:tab w:val="num" w:pos="1320"/>
        </w:tabs>
        <w:ind w:left="1320" w:hanging="420"/>
      </w:pPr>
      <w:rPr>
        <w:rFonts w:ascii="Wingdings" w:hAnsi="Wingdings" w:hint="default"/>
      </w:rPr>
    </w:lvl>
    <w:lvl w:ilvl="2" w:tplc="04090005" w:tentative="1">
      <w:start w:val="1"/>
      <w:numFmt w:val="bullet"/>
      <w:lvlText w:val=""/>
      <w:lvlJc w:val="left"/>
      <w:pPr>
        <w:tabs>
          <w:tab w:val="num" w:pos="1740"/>
        </w:tabs>
        <w:ind w:left="1740" w:hanging="420"/>
      </w:pPr>
      <w:rPr>
        <w:rFonts w:ascii="Wingdings" w:hAnsi="Wingdings" w:hint="default"/>
      </w:rPr>
    </w:lvl>
    <w:lvl w:ilvl="3" w:tplc="04090001" w:tentative="1">
      <w:start w:val="1"/>
      <w:numFmt w:val="bullet"/>
      <w:lvlText w:val=""/>
      <w:lvlJc w:val="left"/>
      <w:pPr>
        <w:tabs>
          <w:tab w:val="num" w:pos="2160"/>
        </w:tabs>
        <w:ind w:left="2160" w:hanging="420"/>
      </w:pPr>
      <w:rPr>
        <w:rFonts w:ascii="Wingdings" w:hAnsi="Wingdings" w:hint="default"/>
      </w:rPr>
    </w:lvl>
    <w:lvl w:ilvl="4" w:tplc="04090003" w:tentative="1">
      <w:start w:val="1"/>
      <w:numFmt w:val="bullet"/>
      <w:lvlText w:val=""/>
      <w:lvlJc w:val="left"/>
      <w:pPr>
        <w:tabs>
          <w:tab w:val="num" w:pos="2580"/>
        </w:tabs>
        <w:ind w:left="2580" w:hanging="420"/>
      </w:pPr>
      <w:rPr>
        <w:rFonts w:ascii="Wingdings" w:hAnsi="Wingdings" w:hint="default"/>
      </w:rPr>
    </w:lvl>
    <w:lvl w:ilvl="5" w:tplc="04090005" w:tentative="1">
      <w:start w:val="1"/>
      <w:numFmt w:val="bullet"/>
      <w:lvlText w:val=""/>
      <w:lvlJc w:val="left"/>
      <w:pPr>
        <w:tabs>
          <w:tab w:val="num" w:pos="3000"/>
        </w:tabs>
        <w:ind w:left="3000" w:hanging="420"/>
      </w:pPr>
      <w:rPr>
        <w:rFonts w:ascii="Wingdings" w:hAnsi="Wingdings" w:hint="default"/>
      </w:rPr>
    </w:lvl>
    <w:lvl w:ilvl="6" w:tplc="04090001" w:tentative="1">
      <w:start w:val="1"/>
      <w:numFmt w:val="bullet"/>
      <w:lvlText w:val=""/>
      <w:lvlJc w:val="left"/>
      <w:pPr>
        <w:tabs>
          <w:tab w:val="num" w:pos="3420"/>
        </w:tabs>
        <w:ind w:left="3420" w:hanging="420"/>
      </w:pPr>
      <w:rPr>
        <w:rFonts w:ascii="Wingdings" w:hAnsi="Wingdings" w:hint="default"/>
      </w:rPr>
    </w:lvl>
    <w:lvl w:ilvl="7" w:tplc="04090003" w:tentative="1">
      <w:start w:val="1"/>
      <w:numFmt w:val="bullet"/>
      <w:lvlText w:val=""/>
      <w:lvlJc w:val="left"/>
      <w:pPr>
        <w:tabs>
          <w:tab w:val="num" w:pos="3840"/>
        </w:tabs>
        <w:ind w:left="3840" w:hanging="420"/>
      </w:pPr>
      <w:rPr>
        <w:rFonts w:ascii="Wingdings" w:hAnsi="Wingdings" w:hint="default"/>
      </w:rPr>
    </w:lvl>
    <w:lvl w:ilvl="8" w:tplc="04090005" w:tentative="1">
      <w:start w:val="1"/>
      <w:numFmt w:val="bullet"/>
      <w:lvlText w:val=""/>
      <w:lvlJc w:val="left"/>
      <w:pPr>
        <w:tabs>
          <w:tab w:val="num" w:pos="4260"/>
        </w:tabs>
        <w:ind w:left="4260" w:hanging="420"/>
      </w:pPr>
      <w:rPr>
        <w:rFonts w:ascii="Wingdings" w:hAnsi="Wingdings" w:hint="default"/>
      </w:rPr>
    </w:lvl>
  </w:abstractNum>
  <w:abstractNum w:abstractNumId="5" w15:restartNumberingAfterBreak="0">
    <w:nsid w:val="5F650379"/>
    <w:multiLevelType w:val="hybridMultilevel"/>
    <w:tmpl w:val="4E847B40"/>
    <w:lvl w:ilvl="0" w:tplc="35A0833A">
      <w:start w:val="1"/>
      <w:numFmt w:val="japaneseCounting"/>
      <w:lvlText w:val="第%1章"/>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5B23998"/>
    <w:multiLevelType w:val="hybridMultilevel"/>
    <w:tmpl w:val="BF547D4C"/>
    <w:lvl w:ilvl="0" w:tplc="04EC2402">
      <w:start w:val="1"/>
      <w:numFmt w:val="japaneseCounting"/>
      <w:lvlText w:val="第%1章"/>
      <w:lvlJc w:val="left"/>
      <w:pPr>
        <w:ind w:left="1280" w:hanging="12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3"/>
  </w:num>
  <w:num w:numId="3">
    <w:abstractNumId w:val="6"/>
  </w:num>
  <w:num w:numId="4">
    <w:abstractNumId w:val="1"/>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C125F"/>
    <w:rsid w:val="00001157"/>
    <w:rsid w:val="0000168A"/>
    <w:rsid w:val="00002497"/>
    <w:rsid w:val="0000298F"/>
    <w:rsid w:val="00003730"/>
    <w:rsid w:val="000043C8"/>
    <w:rsid w:val="00005166"/>
    <w:rsid w:val="00007181"/>
    <w:rsid w:val="000107C1"/>
    <w:rsid w:val="00010A9D"/>
    <w:rsid w:val="00010BF5"/>
    <w:rsid w:val="000114C4"/>
    <w:rsid w:val="00012B69"/>
    <w:rsid w:val="0001348E"/>
    <w:rsid w:val="000137E7"/>
    <w:rsid w:val="00013E2C"/>
    <w:rsid w:val="00014022"/>
    <w:rsid w:val="00014373"/>
    <w:rsid w:val="000148F8"/>
    <w:rsid w:val="00016427"/>
    <w:rsid w:val="00017F83"/>
    <w:rsid w:val="00020CDE"/>
    <w:rsid w:val="00022691"/>
    <w:rsid w:val="000234CE"/>
    <w:rsid w:val="000245E0"/>
    <w:rsid w:val="000255CB"/>
    <w:rsid w:val="00027A2D"/>
    <w:rsid w:val="00027CE2"/>
    <w:rsid w:val="00031829"/>
    <w:rsid w:val="00032771"/>
    <w:rsid w:val="00032B5B"/>
    <w:rsid w:val="00032E95"/>
    <w:rsid w:val="000331BE"/>
    <w:rsid w:val="00033225"/>
    <w:rsid w:val="00034BBD"/>
    <w:rsid w:val="0003538D"/>
    <w:rsid w:val="00036767"/>
    <w:rsid w:val="00036C25"/>
    <w:rsid w:val="00036CCD"/>
    <w:rsid w:val="00040016"/>
    <w:rsid w:val="000404DB"/>
    <w:rsid w:val="000409B6"/>
    <w:rsid w:val="00041071"/>
    <w:rsid w:val="00042401"/>
    <w:rsid w:val="000428C5"/>
    <w:rsid w:val="00043667"/>
    <w:rsid w:val="00043765"/>
    <w:rsid w:val="00043BC1"/>
    <w:rsid w:val="00043CDC"/>
    <w:rsid w:val="00043EFB"/>
    <w:rsid w:val="00044718"/>
    <w:rsid w:val="00044901"/>
    <w:rsid w:val="00044F31"/>
    <w:rsid w:val="00045148"/>
    <w:rsid w:val="0004523C"/>
    <w:rsid w:val="00045342"/>
    <w:rsid w:val="00046708"/>
    <w:rsid w:val="00047481"/>
    <w:rsid w:val="000511DD"/>
    <w:rsid w:val="00051523"/>
    <w:rsid w:val="000518AE"/>
    <w:rsid w:val="00051F0C"/>
    <w:rsid w:val="00053FB1"/>
    <w:rsid w:val="0005471F"/>
    <w:rsid w:val="000548DB"/>
    <w:rsid w:val="00062013"/>
    <w:rsid w:val="00062E8D"/>
    <w:rsid w:val="00063353"/>
    <w:rsid w:val="00063B4D"/>
    <w:rsid w:val="00064092"/>
    <w:rsid w:val="0006467D"/>
    <w:rsid w:val="000649FD"/>
    <w:rsid w:val="00065806"/>
    <w:rsid w:val="00067527"/>
    <w:rsid w:val="00067FFC"/>
    <w:rsid w:val="00071163"/>
    <w:rsid w:val="00072A24"/>
    <w:rsid w:val="000758FA"/>
    <w:rsid w:val="00075D10"/>
    <w:rsid w:val="000763F2"/>
    <w:rsid w:val="000765E0"/>
    <w:rsid w:val="00077122"/>
    <w:rsid w:val="0007798F"/>
    <w:rsid w:val="000779B6"/>
    <w:rsid w:val="0008087E"/>
    <w:rsid w:val="0008248F"/>
    <w:rsid w:val="000832BD"/>
    <w:rsid w:val="000841BE"/>
    <w:rsid w:val="0008456E"/>
    <w:rsid w:val="000858EB"/>
    <w:rsid w:val="00087445"/>
    <w:rsid w:val="00090534"/>
    <w:rsid w:val="000907D6"/>
    <w:rsid w:val="00090819"/>
    <w:rsid w:val="00092688"/>
    <w:rsid w:val="0009469B"/>
    <w:rsid w:val="0009527F"/>
    <w:rsid w:val="00097550"/>
    <w:rsid w:val="000A00AB"/>
    <w:rsid w:val="000A0C37"/>
    <w:rsid w:val="000A0D5C"/>
    <w:rsid w:val="000A17C9"/>
    <w:rsid w:val="000A3034"/>
    <w:rsid w:val="000A3359"/>
    <w:rsid w:val="000A4F9A"/>
    <w:rsid w:val="000A50EA"/>
    <w:rsid w:val="000A542B"/>
    <w:rsid w:val="000A6520"/>
    <w:rsid w:val="000A672F"/>
    <w:rsid w:val="000A7654"/>
    <w:rsid w:val="000A77BE"/>
    <w:rsid w:val="000A7AA3"/>
    <w:rsid w:val="000A7AC7"/>
    <w:rsid w:val="000B02EF"/>
    <w:rsid w:val="000B040D"/>
    <w:rsid w:val="000B1180"/>
    <w:rsid w:val="000B123B"/>
    <w:rsid w:val="000B158E"/>
    <w:rsid w:val="000B2F38"/>
    <w:rsid w:val="000B3D7C"/>
    <w:rsid w:val="000B4409"/>
    <w:rsid w:val="000B5781"/>
    <w:rsid w:val="000B589A"/>
    <w:rsid w:val="000B58ED"/>
    <w:rsid w:val="000B6EEF"/>
    <w:rsid w:val="000B6FAC"/>
    <w:rsid w:val="000B71DC"/>
    <w:rsid w:val="000C034C"/>
    <w:rsid w:val="000C0407"/>
    <w:rsid w:val="000C130B"/>
    <w:rsid w:val="000C2167"/>
    <w:rsid w:val="000C263B"/>
    <w:rsid w:val="000C3683"/>
    <w:rsid w:val="000C3D81"/>
    <w:rsid w:val="000C45D9"/>
    <w:rsid w:val="000C4778"/>
    <w:rsid w:val="000C6037"/>
    <w:rsid w:val="000C69C0"/>
    <w:rsid w:val="000C70FB"/>
    <w:rsid w:val="000C754B"/>
    <w:rsid w:val="000C755E"/>
    <w:rsid w:val="000C7743"/>
    <w:rsid w:val="000D30FE"/>
    <w:rsid w:val="000D40DF"/>
    <w:rsid w:val="000D4393"/>
    <w:rsid w:val="000D48DC"/>
    <w:rsid w:val="000D4C94"/>
    <w:rsid w:val="000D50D2"/>
    <w:rsid w:val="000D7F05"/>
    <w:rsid w:val="000E10FA"/>
    <w:rsid w:val="000E215B"/>
    <w:rsid w:val="000E4BD6"/>
    <w:rsid w:val="000E5844"/>
    <w:rsid w:val="000E5A9B"/>
    <w:rsid w:val="000E5CCA"/>
    <w:rsid w:val="000E5E38"/>
    <w:rsid w:val="000F082F"/>
    <w:rsid w:val="000F16D6"/>
    <w:rsid w:val="000F20CC"/>
    <w:rsid w:val="000F47B5"/>
    <w:rsid w:val="000F49B8"/>
    <w:rsid w:val="000F5D74"/>
    <w:rsid w:val="000F79EF"/>
    <w:rsid w:val="000F7DBF"/>
    <w:rsid w:val="00100419"/>
    <w:rsid w:val="00102303"/>
    <w:rsid w:val="001025B9"/>
    <w:rsid w:val="001035E7"/>
    <w:rsid w:val="00103C01"/>
    <w:rsid w:val="0010514B"/>
    <w:rsid w:val="001052B2"/>
    <w:rsid w:val="0010576E"/>
    <w:rsid w:val="00106042"/>
    <w:rsid w:val="001072BF"/>
    <w:rsid w:val="00107EF1"/>
    <w:rsid w:val="001108A4"/>
    <w:rsid w:val="0011177F"/>
    <w:rsid w:val="0011303D"/>
    <w:rsid w:val="00113BDB"/>
    <w:rsid w:val="00113E53"/>
    <w:rsid w:val="00114E08"/>
    <w:rsid w:val="0011593B"/>
    <w:rsid w:val="00116F46"/>
    <w:rsid w:val="001177C6"/>
    <w:rsid w:val="0012022A"/>
    <w:rsid w:val="00120239"/>
    <w:rsid w:val="001205CC"/>
    <w:rsid w:val="001212E7"/>
    <w:rsid w:val="001216C4"/>
    <w:rsid w:val="001235A6"/>
    <w:rsid w:val="00124003"/>
    <w:rsid w:val="00124DF0"/>
    <w:rsid w:val="00125935"/>
    <w:rsid w:val="001266FC"/>
    <w:rsid w:val="001269DE"/>
    <w:rsid w:val="001273A2"/>
    <w:rsid w:val="00130879"/>
    <w:rsid w:val="001317CA"/>
    <w:rsid w:val="001329A2"/>
    <w:rsid w:val="00132B2B"/>
    <w:rsid w:val="0013447E"/>
    <w:rsid w:val="001354CC"/>
    <w:rsid w:val="00135E55"/>
    <w:rsid w:val="001379D3"/>
    <w:rsid w:val="0014002E"/>
    <w:rsid w:val="001403ED"/>
    <w:rsid w:val="001406AA"/>
    <w:rsid w:val="00141019"/>
    <w:rsid w:val="00143F12"/>
    <w:rsid w:val="00143F3C"/>
    <w:rsid w:val="001457BB"/>
    <w:rsid w:val="0014590C"/>
    <w:rsid w:val="00146FBB"/>
    <w:rsid w:val="00147A7A"/>
    <w:rsid w:val="00147BF1"/>
    <w:rsid w:val="00150851"/>
    <w:rsid w:val="00150D2C"/>
    <w:rsid w:val="001510CF"/>
    <w:rsid w:val="00152752"/>
    <w:rsid w:val="001537EB"/>
    <w:rsid w:val="00155AA4"/>
    <w:rsid w:val="00156C1E"/>
    <w:rsid w:val="0015748C"/>
    <w:rsid w:val="0015769E"/>
    <w:rsid w:val="0016070A"/>
    <w:rsid w:val="00161E77"/>
    <w:rsid w:val="0016253E"/>
    <w:rsid w:val="00163415"/>
    <w:rsid w:val="00163CF0"/>
    <w:rsid w:val="001645AA"/>
    <w:rsid w:val="00164C98"/>
    <w:rsid w:val="00165631"/>
    <w:rsid w:val="00165ABB"/>
    <w:rsid w:val="001667F4"/>
    <w:rsid w:val="00167E90"/>
    <w:rsid w:val="00167FBA"/>
    <w:rsid w:val="00170AA5"/>
    <w:rsid w:val="00171AE9"/>
    <w:rsid w:val="00171B80"/>
    <w:rsid w:val="00172498"/>
    <w:rsid w:val="00172F28"/>
    <w:rsid w:val="0017354B"/>
    <w:rsid w:val="00176EF5"/>
    <w:rsid w:val="00177097"/>
    <w:rsid w:val="001806A0"/>
    <w:rsid w:val="00182AA7"/>
    <w:rsid w:val="00183560"/>
    <w:rsid w:val="001862ED"/>
    <w:rsid w:val="00187576"/>
    <w:rsid w:val="00187F65"/>
    <w:rsid w:val="001912D7"/>
    <w:rsid w:val="001912E1"/>
    <w:rsid w:val="00191C94"/>
    <w:rsid w:val="001925C8"/>
    <w:rsid w:val="00193576"/>
    <w:rsid w:val="00195F6D"/>
    <w:rsid w:val="0019623E"/>
    <w:rsid w:val="00196288"/>
    <w:rsid w:val="00196774"/>
    <w:rsid w:val="001976AE"/>
    <w:rsid w:val="00197807"/>
    <w:rsid w:val="001A0FBE"/>
    <w:rsid w:val="001A1071"/>
    <w:rsid w:val="001A1D50"/>
    <w:rsid w:val="001A22B5"/>
    <w:rsid w:val="001A3D5E"/>
    <w:rsid w:val="001A4018"/>
    <w:rsid w:val="001A4762"/>
    <w:rsid w:val="001A5E1C"/>
    <w:rsid w:val="001A6D46"/>
    <w:rsid w:val="001B249F"/>
    <w:rsid w:val="001B24CA"/>
    <w:rsid w:val="001B4DD2"/>
    <w:rsid w:val="001B7278"/>
    <w:rsid w:val="001C0195"/>
    <w:rsid w:val="001C064E"/>
    <w:rsid w:val="001C4713"/>
    <w:rsid w:val="001C538D"/>
    <w:rsid w:val="001C59B5"/>
    <w:rsid w:val="001C7179"/>
    <w:rsid w:val="001C7B40"/>
    <w:rsid w:val="001D0959"/>
    <w:rsid w:val="001D1C36"/>
    <w:rsid w:val="001D2F02"/>
    <w:rsid w:val="001D58DB"/>
    <w:rsid w:val="001D691F"/>
    <w:rsid w:val="001E0764"/>
    <w:rsid w:val="001E19A0"/>
    <w:rsid w:val="001E2906"/>
    <w:rsid w:val="001E36AA"/>
    <w:rsid w:val="001E4202"/>
    <w:rsid w:val="001E528B"/>
    <w:rsid w:val="001E55FD"/>
    <w:rsid w:val="001E6065"/>
    <w:rsid w:val="001E647B"/>
    <w:rsid w:val="001E64D8"/>
    <w:rsid w:val="001E7C1F"/>
    <w:rsid w:val="001F07DB"/>
    <w:rsid w:val="001F1BA1"/>
    <w:rsid w:val="001F216E"/>
    <w:rsid w:val="001F286F"/>
    <w:rsid w:val="001F3F38"/>
    <w:rsid w:val="001F4994"/>
    <w:rsid w:val="001F624F"/>
    <w:rsid w:val="001F67DD"/>
    <w:rsid w:val="00200368"/>
    <w:rsid w:val="002003B6"/>
    <w:rsid w:val="00200E2E"/>
    <w:rsid w:val="00200F98"/>
    <w:rsid w:val="00201491"/>
    <w:rsid w:val="002041F9"/>
    <w:rsid w:val="002066F6"/>
    <w:rsid w:val="00206FF4"/>
    <w:rsid w:val="002074F6"/>
    <w:rsid w:val="002112E7"/>
    <w:rsid w:val="002116CB"/>
    <w:rsid w:val="00213381"/>
    <w:rsid w:val="00214D06"/>
    <w:rsid w:val="00215447"/>
    <w:rsid w:val="00215BCE"/>
    <w:rsid w:val="0021706C"/>
    <w:rsid w:val="00217F75"/>
    <w:rsid w:val="00221AA4"/>
    <w:rsid w:val="00222ABD"/>
    <w:rsid w:val="00222FA9"/>
    <w:rsid w:val="0022373C"/>
    <w:rsid w:val="002237A6"/>
    <w:rsid w:val="0022511D"/>
    <w:rsid w:val="002261D8"/>
    <w:rsid w:val="00226939"/>
    <w:rsid w:val="00227FAF"/>
    <w:rsid w:val="00230751"/>
    <w:rsid w:val="00230F84"/>
    <w:rsid w:val="0023128E"/>
    <w:rsid w:val="002321FF"/>
    <w:rsid w:val="00234057"/>
    <w:rsid w:val="0023527F"/>
    <w:rsid w:val="0023530D"/>
    <w:rsid w:val="002357A2"/>
    <w:rsid w:val="00236B1E"/>
    <w:rsid w:val="00236B2E"/>
    <w:rsid w:val="00236F3E"/>
    <w:rsid w:val="00237036"/>
    <w:rsid w:val="002373D3"/>
    <w:rsid w:val="00237752"/>
    <w:rsid w:val="0024021B"/>
    <w:rsid w:val="00241066"/>
    <w:rsid w:val="00241385"/>
    <w:rsid w:val="00241596"/>
    <w:rsid w:val="00241B2E"/>
    <w:rsid w:val="00241C72"/>
    <w:rsid w:val="00241E25"/>
    <w:rsid w:val="00242C38"/>
    <w:rsid w:val="00242DCA"/>
    <w:rsid w:val="0024359B"/>
    <w:rsid w:val="00243DB6"/>
    <w:rsid w:val="002449DC"/>
    <w:rsid w:val="002452C6"/>
    <w:rsid w:val="002467CD"/>
    <w:rsid w:val="00246B99"/>
    <w:rsid w:val="00246EDD"/>
    <w:rsid w:val="00247281"/>
    <w:rsid w:val="00247549"/>
    <w:rsid w:val="002477D7"/>
    <w:rsid w:val="00247815"/>
    <w:rsid w:val="0024783D"/>
    <w:rsid w:val="002513CE"/>
    <w:rsid w:val="002525B9"/>
    <w:rsid w:val="00252A6D"/>
    <w:rsid w:val="00253B0B"/>
    <w:rsid w:val="00256005"/>
    <w:rsid w:val="00256BD8"/>
    <w:rsid w:val="00256F8F"/>
    <w:rsid w:val="002614DE"/>
    <w:rsid w:val="00261A90"/>
    <w:rsid w:val="002629A5"/>
    <w:rsid w:val="002629F6"/>
    <w:rsid w:val="00264431"/>
    <w:rsid w:val="00265CC2"/>
    <w:rsid w:val="00265F27"/>
    <w:rsid w:val="00265FB8"/>
    <w:rsid w:val="00266125"/>
    <w:rsid w:val="0026682D"/>
    <w:rsid w:val="00266D43"/>
    <w:rsid w:val="00267331"/>
    <w:rsid w:val="00270248"/>
    <w:rsid w:val="00270428"/>
    <w:rsid w:val="002704B2"/>
    <w:rsid w:val="002721F3"/>
    <w:rsid w:val="00272F4F"/>
    <w:rsid w:val="00273A9D"/>
    <w:rsid w:val="00273EFF"/>
    <w:rsid w:val="00275A8B"/>
    <w:rsid w:val="00276172"/>
    <w:rsid w:val="00277E83"/>
    <w:rsid w:val="00277F0B"/>
    <w:rsid w:val="0028041A"/>
    <w:rsid w:val="00281546"/>
    <w:rsid w:val="0028155A"/>
    <w:rsid w:val="00281834"/>
    <w:rsid w:val="00285471"/>
    <w:rsid w:val="00285970"/>
    <w:rsid w:val="00285D9C"/>
    <w:rsid w:val="002860D8"/>
    <w:rsid w:val="0028614F"/>
    <w:rsid w:val="0028635E"/>
    <w:rsid w:val="00287AD1"/>
    <w:rsid w:val="002928CF"/>
    <w:rsid w:val="00292973"/>
    <w:rsid w:val="00293116"/>
    <w:rsid w:val="00293BDA"/>
    <w:rsid w:val="002947FB"/>
    <w:rsid w:val="00294A8C"/>
    <w:rsid w:val="002955DC"/>
    <w:rsid w:val="0029596F"/>
    <w:rsid w:val="0029623B"/>
    <w:rsid w:val="002A0D36"/>
    <w:rsid w:val="002A1E56"/>
    <w:rsid w:val="002A320B"/>
    <w:rsid w:val="002A41E4"/>
    <w:rsid w:val="002A4305"/>
    <w:rsid w:val="002A4877"/>
    <w:rsid w:val="002A4999"/>
    <w:rsid w:val="002A4F2C"/>
    <w:rsid w:val="002A5A11"/>
    <w:rsid w:val="002A757C"/>
    <w:rsid w:val="002A7A35"/>
    <w:rsid w:val="002B1605"/>
    <w:rsid w:val="002B35E5"/>
    <w:rsid w:val="002B3A83"/>
    <w:rsid w:val="002B3EFC"/>
    <w:rsid w:val="002B4040"/>
    <w:rsid w:val="002B601A"/>
    <w:rsid w:val="002B7A80"/>
    <w:rsid w:val="002B7C21"/>
    <w:rsid w:val="002C031A"/>
    <w:rsid w:val="002C07E7"/>
    <w:rsid w:val="002C125F"/>
    <w:rsid w:val="002C3A32"/>
    <w:rsid w:val="002C3E80"/>
    <w:rsid w:val="002C48D6"/>
    <w:rsid w:val="002C49EA"/>
    <w:rsid w:val="002C4FDD"/>
    <w:rsid w:val="002C6BA6"/>
    <w:rsid w:val="002C75EF"/>
    <w:rsid w:val="002D0190"/>
    <w:rsid w:val="002D01AD"/>
    <w:rsid w:val="002D053A"/>
    <w:rsid w:val="002D0675"/>
    <w:rsid w:val="002D1039"/>
    <w:rsid w:val="002D1F65"/>
    <w:rsid w:val="002D358B"/>
    <w:rsid w:val="002D5376"/>
    <w:rsid w:val="002D614C"/>
    <w:rsid w:val="002D6E65"/>
    <w:rsid w:val="002D7780"/>
    <w:rsid w:val="002D7F6E"/>
    <w:rsid w:val="002E05FF"/>
    <w:rsid w:val="002E1037"/>
    <w:rsid w:val="002E278B"/>
    <w:rsid w:val="002E2E56"/>
    <w:rsid w:val="002E3DA0"/>
    <w:rsid w:val="002E5604"/>
    <w:rsid w:val="002E56CC"/>
    <w:rsid w:val="002E5819"/>
    <w:rsid w:val="002E7BEC"/>
    <w:rsid w:val="002F038E"/>
    <w:rsid w:val="002F1DB2"/>
    <w:rsid w:val="002F2EB8"/>
    <w:rsid w:val="002F3710"/>
    <w:rsid w:val="002F4633"/>
    <w:rsid w:val="002F57CC"/>
    <w:rsid w:val="002F59DE"/>
    <w:rsid w:val="003038AD"/>
    <w:rsid w:val="00303F54"/>
    <w:rsid w:val="00304630"/>
    <w:rsid w:val="0030555D"/>
    <w:rsid w:val="00306F30"/>
    <w:rsid w:val="00307986"/>
    <w:rsid w:val="00307C21"/>
    <w:rsid w:val="00307EA3"/>
    <w:rsid w:val="0031099E"/>
    <w:rsid w:val="00310F72"/>
    <w:rsid w:val="003112DF"/>
    <w:rsid w:val="00311A18"/>
    <w:rsid w:val="00311D60"/>
    <w:rsid w:val="00313EC9"/>
    <w:rsid w:val="0031530A"/>
    <w:rsid w:val="003168CA"/>
    <w:rsid w:val="00316969"/>
    <w:rsid w:val="00321029"/>
    <w:rsid w:val="0032134D"/>
    <w:rsid w:val="0032274A"/>
    <w:rsid w:val="00322BE8"/>
    <w:rsid w:val="00322CD2"/>
    <w:rsid w:val="00324A78"/>
    <w:rsid w:val="003255B7"/>
    <w:rsid w:val="0032732C"/>
    <w:rsid w:val="00330742"/>
    <w:rsid w:val="003310CE"/>
    <w:rsid w:val="00332D02"/>
    <w:rsid w:val="0033397C"/>
    <w:rsid w:val="0033643C"/>
    <w:rsid w:val="003369F6"/>
    <w:rsid w:val="003402F7"/>
    <w:rsid w:val="0034053B"/>
    <w:rsid w:val="00345B69"/>
    <w:rsid w:val="00345EAD"/>
    <w:rsid w:val="003461FF"/>
    <w:rsid w:val="003500C7"/>
    <w:rsid w:val="00350382"/>
    <w:rsid w:val="0035265B"/>
    <w:rsid w:val="00352AAD"/>
    <w:rsid w:val="00353DBD"/>
    <w:rsid w:val="003557ED"/>
    <w:rsid w:val="003569BF"/>
    <w:rsid w:val="003573A2"/>
    <w:rsid w:val="003613C9"/>
    <w:rsid w:val="00362C67"/>
    <w:rsid w:val="00367444"/>
    <w:rsid w:val="00367A3E"/>
    <w:rsid w:val="00367A92"/>
    <w:rsid w:val="00371304"/>
    <w:rsid w:val="00372524"/>
    <w:rsid w:val="00372B8A"/>
    <w:rsid w:val="0037385B"/>
    <w:rsid w:val="003741AE"/>
    <w:rsid w:val="00374C5F"/>
    <w:rsid w:val="00375743"/>
    <w:rsid w:val="003758FC"/>
    <w:rsid w:val="00375D2E"/>
    <w:rsid w:val="003765F0"/>
    <w:rsid w:val="0037665C"/>
    <w:rsid w:val="00381876"/>
    <w:rsid w:val="00381A35"/>
    <w:rsid w:val="00381FD0"/>
    <w:rsid w:val="00382A6A"/>
    <w:rsid w:val="00383258"/>
    <w:rsid w:val="00383642"/>
    <w:rsid w:val="00383B63"/>
    <w:rsid w:val="00383BD1"/>
    <w:rsid w:val="00384D11"/>
    <w:rsid w:val="003862BD"/>
    <w:rsid w:val="003872EE"/>
    <w:rsid w:val="0039037F"/>
    <w:rsid w:val="0039049E"/>
    <w:rsid w:val="00392330"/>
    <w:rsid w:val="0039402E"/>
    <w:rsid w:val="00394D9C"/>
    <w:rsid w:val="003958DC"/>
    <w:rsid w:val="00396E72"/>
    <w:rsid w:val="00397BDB"/>
    <w:rsid w:val="003A0733"/>
    <w:rsid w:val="003A0DF6"/>
    <w:rsid w:val="003A0FE3"/>
    <w:rsid w:val="003A13AE"/>
    <w:rsid w:val="003A1E30"/>
    <w:rsid w:val="003A2AEC"/>
    <w:rsid w:val="003A35D3"/>
    <w:rsid w:val="003A39F0"/>
    <w:rsid w:val="003A4BE0"/>
    <w:rsid w:val="003A4CA8"/>
    <w:rsid w:val="003A51FA"/>
    <w:rsid w:val="003A6A79"/>
    <w:rsid w:val="003A7AA6"/>
    <w:rsid w:val="003A7D51"/>
    <w:rsid w:val="003B0C61"/>
    <w:rsid w:val="003B104D"/>
    <w:rsid w:val="003B18C7"/>
    <w:rsid w:val="003B2A1A"/>
    <w:rsid w:val="003B2BE3"/>
    <w:rsid w:val="003B3663"/>
    <w:rsid w:val="003B5137"/>
    <w:rsid w:val="003B51CF"/>
    <w:rsid w:val="003B66BA"/>
    <w:rsid w:val="003B6B02"/>
    <w:rsid w:val="003B6DDD"/>
    <w:rsid w:val="003B70A2"/>
    <w:rsid w:val="003B7547"/>
    <w:rsid w:val="003B7A51"/>
    <w:rsid w:val="003C0356"/>
    <w:rsid w:val="003C1451"/>
    <w:rsid w:val="003C1860"/>
    <w:rsid w:val="003C3AEF"/>
    <w:rsid w:val="003C3FCF"/>
    <w:rsid w:val="003C4464"/>
    <w:rsid w:val="003C4E10"/>
    <w:rsid w:val="003C50DD"/>
    <w:rsid w:val="003C55BB"/>
    <w:rsid w:val="003C5B49"/>
    <w:rsid w:val="003D0095"/>
    <w:rsid w:val="003D0C2E"/>
    <w:rsid w:val="003D20B9"/>
    <w:rsid w:val="003D2DD1"/>
    <w:rsid w:val="003D3893"/>
    <w:rsid w:val="003D55D5"/>
    <w:rsid w:val="003D5B07"/>
    <w:rsid w:val="003D64A4"/>
    <w:rsid w:val="003D6512"/>
    <w:rsid w:val="003D69C8"/>
    <w:rsid w:val="003D6E07"/>
    <w:rsid w:val="003D6EFA"/>
    <w:rsid w:val="003D7F7D"/>
    <w:rsid w:val="003E09A9"/>
    <w:rsid w:val="003E1995"/>
    <w:rsid w:val="003E34E7"/>
    <w:rsid w:val="003E36F8"/>
    <w:rsid w:val="003E3C1A"/>
    <w:rsid w:val="003E3EDF"/>
    <w:rsid w:val="003E5494"/>
    <w:rsid w:val="003E5C55"/>
    <w:rsid w:val="003E5FE0"/>
    <w:rsid w:val="003E62AD"/>
    <w:rsid w:val="003E7375"/>
    <w:rsid w:val="003E7DDB"/>
    <w:rsid w:val="003F22B7"/>
    <w:rsid w:val="003F2636"/>
    <w:rsid w:val="003F3077"/>
    <w:rsid w:val="003F3D1B"/>
    <w:rsid w:val="003F41F7"/>
    <w:rsid w:val="003F4C36"/>
    <w:rsid w:val="003F5486"/>
    <w:rsid w:val="003F5B6D"/>
    <w:rsid w:val="003F5DF8"/>
    <w:rsid w:val="003F6202"/>
    <w:rsid w:val="003F738B"/>
    <w:rsid w:val="003F7BEA"/>
    <w:rsid w:val="00400616"/>
    <w:rsid w:val="00401602"/>
    <w:rsid w:val="00401622"/>
    <w:rsid w:val="0040222B"/>
    <w:rsid w:val="00403191"/>
    <w:rsid w:val="00403734"/>
    <w:rsid w:val="00405EAB"/>
    <w:rsid w:val="00405EDF"/>
    <w:rsid w:val="00406EFB"/>
    <w:rsid w:val="0040750C"/>
    <w:rsid w:val="004105F7"/>
    <w:rsid w:val="0041070A"/>
    <w:rsid w:val="00410E86"/>
    <w:rsid w:val="00412923"/>
    <w:rsid w:val="00412B0F"/>
    <w:rsid w:val="0041556C"/>
    <w:rsid w:val="004157E3"/>
    <w:rsid w:val="00415879"/>
    <w:rsid w:val="00416CB4"/>
    <w:rsid w:val="00417265"/>
    <w:rsid w:val="00417AFF"/>
    <w:rsid w:val="00417DEE"/>
    <w:rsid w:val="00420B70"/>
    <w:rsid w:val="00422C0F"/>
    <w:rsid w:val="0042336F"/>
    <w:rsid w:val="0042467E"/>
    <w:rsid w:val="00425EA9"/>
    <w:rsid w:val="004267EC"/>
    <w:rsid w:val="00426EBB"/>
    <w:rsid w:val="00427D87"/>
    <w:rsid w:val="004304C0"/>
    <w:rsid w:val="00430586"/>
    <w:rsid w:val="00430AAB"/>
    <w:rsid w:val="00432A82"/>
    <w:rsid w:val="004334B2"/>
    <w:rsid w:val="0043354A"/>
    <w:rsid w:val="00433C20"/>
    <w:rsid w:val="004345F5"/>
    <w:rsid w:val="00434CA1"/>
    <w:rsid w:val="00436162"/>
    <w:rsid w:val="00436518"/>
    <w:rsid w:val="0044070B"/>
    <w:rsid w:val="00441E81"/>
    <w:rsid w:val="00442D91"/>
    <w:rsid w:val="00443455"/>
    <w:rsid w:val="00444C06"/>
    <w:rsid w:val="00444C6D"/>
    <w:rsid w:val="00444F85"/>
    <w:rsid w:val="004455A2"/>
    <w:rsid w:val="004456D3"/>
    <w:rsid w:val="004457F2"/>
    <w:rsid w:val="0044688D"/>
    <w:rsid w:val="00450546"/>
    <w:rsid w:val="00450686"/>
    <w:rsid w:val="00450A41"/>
    <w:rsid w:val="004515B2"/>
    <w:rsid w:val="004537A8"/>
    <w:rsid w:val="00454880"/>
    <w:rsid w:val="004549A2"/>
    <w:rsid w:val="004552A8"/>
    <w:rsid w:val="00456B76"/>
    <w:rsid w:val="00460272"/>
    <w:rsid w:val="00460FA9"/>
    <w:rsid w:val="004611DA"/>
    <w:rsid w:val="004617BD"/>
    <w:rsid w:val="00461B3D"/>
    <w:rsid w:val="004631BF"/>
    <w:rsid w:val="00463ADB"/>
    <w:rsid w:val="00466D45"/>
    <w:rsid w:val="0047076B"/>
    <w:rsid w:val="004719B5"/>
    <w:rsid w:val="004728B8"/>
    <w:rsid w:val="004736B9"/>
    <w:rsid w:val="00474621"/>
    <w:rsid w:val="00474F3C"/>
    <w:rsid w:val="00476A3B"/>
    <w:rsid w:val="004772B8"/>
    <w:rsid w:val="00482A98"/>
    <w:rsid w:val="00483894"/>
    <w:rsid w:val="004911A6"/>
    <w:rsid w:val="004911B6"/>
    <w:rsid w:val="004914A2"/>
    <w:rsid w:val="00491560"/>
    <w:rsid w:val="004916DD"/>
    <w:rsid w:val="004918E2"/>
    <w:rsid w:val="00492D2B"/>
    <w:rsid w:val="004935FA"/>
    <w:rsid w:val="00493AED"/>
    <w:rsid w:val="00494CDE"/>
    <w:rsid w:val="0049708B"/>
    <w:rsid w:val="004978B1"/>
    <w:rsid w:val="00497BF3"/>
    <w:rsid w:val="004A09C5"/>
    <w:rsid w:val="004A1409"/>
    <w:rsid w:val="004A276A"/>
    <w:rsid w:val="004A515C"/>
    <w:rsid w:val="004A5983"/>
    <w:rsid w:val="004A5DDE"/>
    <w:rsid w:val="004A697F"/>
    <w:rsid w:val="004A6D16"/>
    <w:rsid w:val="004A6F42"/>
    <w:rsid w:val="004A76FD"/>
    <w:rsid w:val="004B0F26"/>
    <w:rsid w:val="004B43DD"/>
    <w:rsid w:val="004B4775"/>
    <w:rsid w:val="004B4F5D"/>
    <w:rsid w:val="004B5D51"/>
    <w:rsid w:val="004B63A8"/>
    <w:rsid w:val="004C1B43"/>
    <w:rsid w:val="004C29F2"/>
    <w:rsid w:val="004C34BB"/>
    <w:rsid w:val="004C352A"/>
    <w:rsid w:val="004C3873"/>
    <w:rsid w:val="004C3FF0"/>
    <w:rsid w:val="004C4335"/>
    <w:rsid w:val="004C4589"/>
    <w:rsid w:val="004D00B6"/>
    <w:rsid w:val="004D0111"/>
    <w:rsid w:val="004D0630"/>
    <w:rsid w:val="004D0C5D"/>
    <w:rsid w:val="004D1442"/>
    <w:rsid w:val="004D207A"/>
    <w:rsid w:val="004D27BB"/>
    <w:rsid w:val="004D3246"/>
    <w:rsid w:val="004D455D"/>
    <w:rsid w:val="004D6033"/>
    <w:rsid w:val="004D607E"/>
    <w:rsid w:val="004D6CD6"/>
    <w:rsid w:val="004D6DA0"/>
    <w:rsid w:val="004E008E"/>
    <w:rsid w:val="004E06D8"/>
    <w:rsid w:val="004E0A7C"/>
    <w:rsid w:val="004E0DCC"/>
    <w:rsid w:val="004E11A8"/>
    <w:rsid w:val="004E1710"/>
    <w:rsid w:val="004E17BC"/>
    <w:rsid w:val="004E29BF"/>
    <w:rsid w:val="004E2A2F"/>
    <w:rsid w:val="004E438C"/>
    <w:rsid w:val="004E4626"/>
    <w:rsid w:val="004E53B1"/>
    <w:rsid w:val="004E7767"/>
    <w:rsid w:val="004E7BDF"/>
    <w:rsid w:val="004F3448"/>
    <w:rsid w:val="004F4AC3"/>
    <w:rsid w:val="004F5B46"/>
    <w:rsid w:val="004F73A2"/>
    <w:rsid w:val="00500471"/>
    <w:rsid w:val="00500AFA"/>
    <w:rsid w:val="00501486"/>
    <w:rsid w:val="005038EC"/>
    <w:rsid w:val="0050723A"/>
    <w:rsid w:val="00510629"/>
    <w:rsid w:val="005119B5"/>
    <w:rsid w:val="00511C46"/>
    <w:rsid w:val="00513A5D"/>
    <w:rsid w:val="00514B4E"/>
    <w:rsid w:val="005150BE"/>
    <w:rsid w:val="00516548"/>
    <w:rsid w:val="0052092D"/>
    <w:rsid w:val="00522DFF"/>
    <w:rsid w:val="005239A7"/>
    <w:rsid w:val="00524CF4"/>
    <w:rsid w:val="00527550"/>
    <w:rsid w:val="0053025E"/>
    <w:rsid w:val="00531934"/>
    <w:rsid w:val="005325E4"/>
    <w:rsid w:val="005327E1"/>
    <w:rsid w:val="00532C10"/>
    <w:rsid w:val="0053349A"/>
    <w:rsid w:val="0053380A"/>
    <w:rsid w:val="00533CE2"/>
    <w:rsid w:val="0053417D"/>
    <w:rsid w:val="005355AE"/>
    <w:rsid w:val="00535B34"/>
    <w:rsid w:val="0053604A"/>
    <w:rsid w:val="00537222"/>
    <w:rsid w:val="00537CF5"/>
    <w:rsid w:val="00542971"/>
    <w:rsid w:val="00542D62"/>
    <w:rsid w:val="00543509"/>
    <w:rsid w:val="00543E5C"/>
    <w:rsid w:val="00545270"/>
    <w:rsid w:val="00550723"/>
    <w:rsid w:val="00551749"/>
    <w:rsid w:val="005527DA"/>
    <w:rsid w:val="00554415"/>
    <w:rsid w:val="00554542"/>
    <w:rsid w:val="00554986"/>
    <w:rsid w:val="00556278"/>
    <w:rsid w:val="005577E8"/>
    <w:rsid w:val="00557CE2"/>
    <w:rsid w:val="00561663"/>
    <w:rsid w:val="005636EF"/>
    <w:rsid w:val="00563735"/>
    <w:rsid w:val="005646F1"/>
    <w:rsid w:val="0056566B"/>
    <w:rsid w:val="00566356"/>
    <w:rsid w:val="00567474"/>
    <w:rsid w:val="00567993"/>
    <w:rsid w:val="00567B44"/>
    <w:rsid w:val="00570503"/>
    <w:rsid w:val="00570EB5"/>
    <w:rsid w:val="00571165"/>
    <w:rsid w:val="0057466D"/>
    <w:rsid w:val="005760CA"/>
    <w:rsid w:val="00576728"/>
    <w:rsid w:val="00577A4F"/>
    <w:rsid w:val="0058015D"/>
    <w:rsid w:val="00580CE3"/>
    <w:rsid w:val="00583690"/>
    <w:rsid w:val="00583800"/>
    <w:rsid w:val="00583EC7"/>
    <w:rsid w:val="00584D49"/>
    <w:rsid w:val="005853D1"/>
    <w:rsid w:val="00585831"/>
    <w:rsid w:val="00585E82"/>
    <w:rsid w:val="00593247"/>
    <w:rsid w:val="0059348A"/>
    <w:rsid w:val="00595267"/>
    <w:rsid w:val="005957CB"/>
    <w:rsid w:val="00595D4D"/>
    <w:rsid w:val="00596277"/>
    <w:rsid w:val="0059660B"/>
    <w:rsid w:val="00597746"/>
    <w:rsid w:val="00597F4D"/>
    <w:rsid w:val="005A07D5"/>
    <w:rsid w:val="005A1042"/>
    <w:rsid w:val="005A2684"/>
    <w:rsid w:val="005A39CE"/>
    <w:rsid w:val="005A3A13"/>
    <w:rsid w:val="005A429D"/>
    <w:rsid w:val="005A49AB"/>
    <w:rsid w:val="005A534E"/>
    <w:rsid w:val="005A536D"/>
    <w:rsid w:val="005A5C83"/>
    <w:rsid w:val="005A6844"/>
    <w:rsid w:val="005A6E4B"/>
    <w:rsid w:val="005A6F5C"/>
    <w:rsid w:val="005A7729"/>
    <w:rsid w:val="005A7F2A"/>
    <w:rsid w:val="005A7F57"/>
    <w:rsid w:val="005B0D5D"/>
    <w:rsid w:val="005B1D27"/>
    <w:rsid w:val="005B2973"/>
    <w:rsid w:val="005B2FD0"/>
    <w:rsid w:val="005B32CF"/>
    <w:rsid w:val="005B34E6"/>
    <w:rsid w:val="005B495C"/>
    <w:rsid w:val="005B4EB3"/>
    <w:rsid w:val="005B63B6"/>
    <w:rsid w:val="005B650A"/>
    <w:rsid w:val="005B6C8D"/>
    <w:rsid w:val="005B6E88"/>
    <w:rsid w:val="005B71CE"/>
    <w:rsid w:val="005B76E3"/>
    <w:rsid w:val="005C01A0"/>
    <w:rsid w:val="005C05F0"/>
    <w:rsid w:val="005C14B1"/>
    <w:rsid w:val="005C3268"/>
    <w:rsid w:val="005C333F"/>
    <w:rsid w:val="005C34D2"/>
    <w:rsid w:val="005C4C28"/>
    <w:rsid w:val="005C5E9B"/>
    <w:rsid w:val="005C64A4"/>
    <w:rsid w:val="005D0CF8"/>
    <w:rsid w:val="005D0F2A"/>
    <w:rsid w:val="005D1863"/>
    <w:rsid w:val="005D1D8B"/>
    <w:rsid w:val="005D2071"/>
    <w:rsid w:val="005D239D"/>
    <w:rsid w:val="005D2DBD"/>
    <w:rsid w:val="005D3370"/>
    <w:rsid w:val="005D4A32"/>
    <w:rsid w:val="005D54DD"/>
    <w:rsid w:val="005D69CC"/>
    <w:rsid w:val="005D6F17"/>
    <w:rsid w:val="005D7B70"/>
    <w:rsid w:val="005D7D37"/>
    <w:rsid w:val="005D7D39"/>
    <w:rsid w:val="005E021C"/>
    <w:rsid w:val="005E0BFA"/>
    <w:rsid w:val="005E13C9"/>
    <w:rsid w:val="005E1A1F"/>
    <w:rsid w:val="005E2204"/>
    <w:rsid w:val="005E3366"/>
    <w:rsid w:val="005E4379"/>
    <w:rsid w:val="005E52EB"/>
    <w:rsid w:val="005E6703"/>
    <w:rsid w:val="005F0937"/>
    <w:rsid w:val="005F1119"/>
    <w:rsid w:val="005F2B18"/>
    <w:rsid w:val="005F37A2"/>
    <w:rsid w:val="005F49AA"/>
    <w:rsid w:val="005F781D"/>
    <w:rsid w:val="00600348"/>
    <w:rsid w:val="00601426"/>
    <w:rsid w:val="00602620"/>
    <w:rsid w:val="0060266A"/>
    <w:rsid w:val="0060333E"/>
    <w:rsid w:val="0060476E"/>
    <w:rsid w:val="00604945"/>
    <w:rsid w:val="00607203"/>
    <w:rsid w:val="006072FE"/>
    <w:rsid w:val="00607444"/>
    <w:rsid w:val="00607BD0"/>
    <w:rsid w:val="00607F0B"/>
    <w:rsid w:val="00611076"/>
    <w:rsid w:val="00611A6F"/>
    <w:rsid w:val="00612838"/>
    <w:rsid w:val="006135E0"/>
    <w:rsid w:val="00613D8A"/>
    <w:rsid w:val="00616089"/>
    <w:rsid w:val="00616E42"/>
    <w:rsid w:val="0062178A"/>
    <w:rsid w:val="00621BC8"/>
    <w:rsid w:val="0062273C"/>
    <w:rsid w:val="006232A9"/>
    <w:rsid w:val="00623A14"/>
    <w:rsid w:val="00623E45"/>
    <w:rsid w:val="00624368"/>
    <w:rsid w:val="006247CF"/>
    <w:rsid w:val="00624AC4"/>
    <w:rsid w:val="00624BEA"/>
    <w:rsid w:val="00625805"/>
    <w:rsid w:val="00626EE1"/>
    <w:rsid w:val="006276D3"/>
    <w:rsid w:val="00633791"/>
    <w:rsid w:val="00635F32"/>
    <w:rsid w:val="006361A7"/>
    <w:rsid w:val="00636C06"/>
    <w:rsid w:val="00637D38"/>
    <w:rsid w:val="00640670"/>
    <w:rsid w:val="00640C18"/>
    <w:rsid w:val="0064148F"/>
    <w:rsid w:val="00642A47"/>
    <w:rsid w:val="00642B62"/>
    <w:rsid w:val="00642E5F"/>
    <w:rsid w:val="006444B2"/>
    <w:rsid w:val="00645845"/>
    <w:rsid w:val="0064593E"/>
    <w:rsid w:val="00645FF4"/>
    <w:rsid w:val="006460BF"/>
    <w:rsid w:val="0064610B"/>
    <w:rsid w:val="00647F48"/>
    <w:rsid w:val="006502E3"/>
    <w:rsid w:val="006502E7"/>
    <w:rsid w:val="006506D4"/>
    <w:rsid w:val="00650C45"/>
    <w:rsid w:val="0065173E"/>
    <w:rsid w:val="00651AF5"/>
    <w:rsid w:val="00652194"/>
    <w:rsid w:val="00652B3A"/>
    <w:rsid w:val="00654A94"/>
    <w:rsid w:val="00654A9D"/>
    <w:rsid w:val="0065571A"/>
    <w:rsid w:val="006557EF"/>
    <w:rsid w:val="00655D74"/>
    <w:rsid w:val="006564E8"/>
    <w:rsid w:val="00657A61"/>
    <w:rsid w:val="00657D59"/>
    <w:rsid w:val="00657EF0"/>
    <w:rsid w:val="00660732"/>
    <w:rsid w:val="00662E76"/>
    <w:rsid w:val="00664599"/>
    <w:rsid w:val="00665107"/>
    <w:rsid w:val="00665739"/>
    <w:rsid w:val="0066706E"/>
    <w:rsid w:val="00671FFB"/>
    <w:rsid w:val="006739FC"/>
    <w:rsid w:val="00674D18"/>
    <w:rsid w:val="00675E0B"/>
    <w:rsid w:val="0067657B"/>
    <w:rsid w:val="00677940"/>
    <w:rsid w:val="006802C5"/>
    <w:rsid w:val="00681395"/>
    <w:rsid w:val="00682337"/>
    <w:rsid w:val="00682DEF"/>
    <w:rsid w:val="00683B19"/>
    <w:rsid w:val="00686413"/>
    <w:rsid w:val="00686734"/>
    <w:rsid w:val="00692754"/>
    <w:rsid w:val="006935A5"/>
    <w:rsid w:val="00695562"/>
    <w:rsid w:val="00695D35"/>
    <w:rsid w:val="0069737C"/>
    <w:rsid w:val="00697D7D"/>
    <w:rsid w:val="006A10F1"/>
    <w:rsid w:val="006A19D7"/>
    <w:rsid w:val="006A2E22"/>
    <w:rsid w:val="006A5278"/>
    <w:rsid w:val="006A7E4A"/>
    <w:rsid w:val="006B0B8F"/>
    <w:rsid w:val="006B0EEC"/>
    <w:rsid w:val="006B32EB"/>
    <w:rsid w:val="006B37D5"/>
    <w:rsid w:val="006B5848"/>
    <w:rsid w:val="006B5F38"/>
    <w:rsid w:val="006B5F65"/>
    <w:rsid w:val="006B64CB"/>
    <w:rsid w:val="006B70D3"/>
    <w:rsid w:val="006C0B06"/>
    <w:rsid w:val="006C0BFC"/>
    <w:rsid w:val="006C1080"/>
    <w:rsid w:val="006C1DB8"/>
    <w:rsid w:val="006C5C4C"/>
    <w:rsid w:val="006C5D61"/>
    <w:rsid w:val="006C6439"/>
    <w:rsid w:val="006C68CA"/>
    <w:rsid w:val="006C7564"/>
    <w:rsid w:val="006C7764"/>
    <w:rsid w:val="006D0606"/>
    <w:rsid w:val="006D0820"/>
    <w:rsid w:val="006D17E6"/>
    <w:rsid w:val="006D3857"/>
    <w:rsid w:val="006D4C49"/>
    <w:rsid w:val="006D4DD5"/>
    <w:rsid w:val="006D511A"/>
    <w:rsid w:val="006D5617"/>
    <w:rsid w:val="006D5D37"/>
    <w:rsid w:val="006D616B"/>
    <w:rsid w:val="006D660A"/>
    <w:rsid w:val="006D69DA"/>
    <w:rsid w:val="006D7923"/>
    <w:rsid w:val="006E042A"/>
    <w:rsid w:val="006E07EE"/>
    <w:rsid w:val="006E1786"/>
    <w:rsid w:val="006E46ED"/>
    <w:rsid w:val="006E4815"/>
    <w:rsid w:val="006E4F44"/>
    <w:rsid w:val="006E59C9"/>
    <w:rsid w:val="006E5D00"/>
    <w:rsid w:val="006F0275"/>
    <w:rsid w:val="006F21FA"/>
    <w:rsid w:val="006F2EAE"/>
    <w:rsid w:val="006F2FBE"/>
    <w:rsid w:val="006F3005"/>
    <w:rsid w:val="006F353C"/>
    <w:rsid w:val="006F3E5F"/>
    <w:rsid w:val="007021BF"/>
    <w:rsid w:val="00704762"/>
    <w:rsid w:val="00706D56"/>
    <w:rsid w:val="00710B2D"/>
    <w:rsid w:val="007111C2"/>
    <w:rsid w:val="00711975"/>
    <w:rsid w:val="00712576"/>
    <w:rsid w:val="007139E5"/>
    <w:rsid w:val="00715306"/>
    <w:rsid w:val="007167C7"/>
    <w:rsid w:val="00722BCC"/>
    <w:rsid w:val="00722C70"/>
    <w:rsid w:val="00723971"/>
    <w:rsid w:val="00725AE0"/>
    <w:rsid w:val="007262ED"/>
    <w:rsid w:val="0073022E"/>
    <w:rsid w:val="00730B3D"/>
    <w:rsid w:val="0073207E"/>
    <w:rsid w:val="0073291A"/>
    <w:rsid w:val="007333D6"/>
    <w:rsid w:val="0073346E"/>
    <w:rsid w:val="0073694A"/>
    <w:rsid w:val="00736B7C"/>
    <w:rsid w:val="00737FA8"/>
    <w:rsid w:val="00740719"/>
    <w:rsid w:val="007407ED"/>
    <w:rsid w:val="00740AB0"/>
    <w:rsid w:val="00740C11"/>
    <w:rsid w:val="00741731"/>
    <w:rsid w:val="007449A7"/>
    <w:rsid w:val="00744C6D"/>
    <w:rsid w:val="00745E8D"/>
    <w:rsid w:val="00747475"/>
    <w:rsid w:val="00750DAD"/>
    <w:rsid w:val="0075111C"/>
    <w:rsid w:val="00751E70"/>
    <w:rsid w:val="007544C3"/>
    <w:rsid w:val="0075478B"/>
    <w:rsid w:val="007556DD"/>
    <w:rsid w:val="00756EC0"/>
    <w:rsid w:val="00760ACF"/>
    <w:rsid w:val="0076167E"/>
    <w:rsid w:val="00761D1D"/>
    <w:rsid w:val="00761EF4"/>
    <w:rsid w:val="00762EA4"/>
    <w:rsid w:val="00763B92"/>
    <w:rsid w:val="00763BA1"/>
    <w:rsid w:val="007644EC"/>
    <w:rsid w:val="00764A65"/>
    <w:rsid w:val="007670F6"/>
    <w:rsid w:val="007702F9"/>
    <w:rsid w:val="007744B5"/>
    <w:rsid w:val="00774CB6"/>
    <w:rsid w:val="0077510E"/>
    <w:rsid w:val="007757B4"/>
    <w:rsid w:val="00776C79"/>
    <w:rsid w:val="007773B9"/>
    <w:rsid w:val="00777AF9"/>
    <w:rsid w:val="007829CC"/>
    <w:rsid w:val="00785AF5"/>
    <w:rsid w:val="00786B44"/>
    <w:rsid w:val="00786ED2"/>
    <w:rsid w:val="00787665"/>
    <w:rsid w:val="007876AE"/>
    <w:rsid w:val="00790A5F"/>
    <w:rsid w:val="00791266"/>
    <w:rsid w:val="00792723"/>
    <w:rsid w:val="007929E7"/>
    <w:rsid w:val="00793377"/>
    <w:rsid w:val="00793E3D"/>
    <w:rsid w:val="00795179"/>
    <w:rsid w:val="00795F10"/>
    <w:rsid w:val="007A05D0"/>
    <w:rsid w:val="007A0C78"/>
    <w:rsid w:val="007A1DBC"/>
    <w:rsid w:val="007A23F6"/>
    <w:rsid w:val="007A49D0"/>
    <w:rsid w:val="007A4FE0"/>
    <w:rsid w:val="007A6544"/>
    <w:rsid w:val="007B0626"/>
    <w:rsid w:val="007B1AB8"/>
    <w:rsid w:val="007B4525"/>
    <w:rsid w:val="007B4BE3"/>
    <w:rsid w:val="007B4CC0"/>
    <w:rsid w:val="007B58BD"/>
    <w:rsid w:val="007B60FE"/>
    <w:rsid w:val="007B6FB0"/>
    <w:rsid w:val="007B78A8"/>
    <w:rsid w:val="007B7A97"/>
    <w:rsid w:val="007C0379"/>
    <w:rsid w:val="007C0745"/>
    <w:rsid w:val="007C07FE"/>
    <w:rsid w:val="007C2370"/>
    <w:rsid w:val="007C3461"/>
    <w:rsid w:val="007C386F"/>
    <w:rsid w:val="007C3D05"/>
    <w:rsid w:val="007D022C"/>
    <w:rsid w:val="007D1545"/>
    <w:rsid w:val="007D275A"/>
    <w:rsid w:val="007D366B"/>
    <w:rsid w:val="007D3731"/>
    <w:rsid w:val="007D478B"/>
    <w:rsid w:val="007D553D"/>
    <w:rsid w:val="007D5644"/>
    <w:rsid w:val="007D591E"/>
    <w:rsid w:val="007D69FD"/>
    <w:rsid w:val="007D741A"/>
    <w:rsid w:val="007D7469"/>
    <w:rsid w:val="007E1009"/>
    <w:rsid w:val="007E1159"/>
    <w:rsid w:val="007E1D4D"/>
    <w:rsid w:val="007E1F95"/>
    <w:rsid w:val="007E3233"/>
    <w:rsid w:val="007E350E"/>
    <w:rsid w:val="007E4C94"/>
    <w:rsid w:val="007E4EE6"/>
    <w:rsid w:val="007E5407"/>
    <w:rsid w:val="007E649E"/>
    <w:rsid w:val="007E7277"/>
    <w:rsid w:val="007E7B54"/>
    <w:rsid w:val="007F0679"/>
    <w:rsid w:val="007F07F6"/>
    <w:rsid w:val="007F1A40"/>
    <w:rsid w:val="007F2316"/>
    <w:rsid w:val="007F45DF"/>
    <w:rsid w:val="007F4C4E"/>
    <w:rsid w:val="007F563F"/>
    <w:rsid w:val="007F5743"/>
    <w:rsid w:val="007F63CB"/>
    <w:rsid w:val="007F74C6"/>
    <w:rsid w:val="00801A33"/>
    <w:rsid w:val="0080617E"/>
    <w:rsid w:val="008063F5"/>
    <w:rsid w:val="00806A72"/>
    <w:rsid w:val="00807201"/>
    <w:rsid w:val="008110E7"/>
    <w:rsid w:val="008122DF"/>
    <w:rsid w:val="00812A84"/>
    <w:rsid w:val="00812E2E"/>
    <w:rsid w:val="0081348C"/>
    <w:rsid w:val="00814E05"/>
    <w:rsid w:val="00816482"/>
    <w:rsid w:val="0081656A"/>
    <w:rsid w:val="00817022"/>
    <w:rsid w:val="008172B3"/>
    <w:rsid w:val="00820439"/>
    <w:rsid w:val="00820448"/>
    <w:rsid w:val="0082065C"/>
    <w:rsid w:val="0082202E"/>
    <w:rsid w:val="00822151"/>
    <w:rsid w:val="008235FF"/>
    <w:rsid w:val="00823645"/>
    <w:rsid w:val="00824C32"/>
    <w:rsid w:val="008255DE"/>
    <w:rsid w:val="008257DC"/>
    <w:rsid w:val="008265B2"/>
    <w:rsid w:val="008265B8"/>
    <w:rsid w:val="00826B49"/>
    <w:rsid w:val="00826C7F"/>
    <w:rsid w:val="008273F0"/>
    <w:rsid w:val="008303FD"/>
    <w:rsid w:val="00830FA6"/>
    <w:rsid w:val="00833426"/>
    <w:rsid w:val="0083403D"/>
    <w:rsid w:val="00834D42"/>
    <w:rsid w:val="00835545"/>
    <w:rsid w:val="008362BC"/>
    <w:rsid w:val="00837184"/>
    <w:rsid w:val="00840948"/>
    <w:rsid w:val="00841547"/>
    <w:rsid w:val="00842B6B"/>
    <w:rsid w:val="00843A20"/>
    <w:rsid w:val="00844290"/>
    <w:rsid w:val="0084574A"/>
    <w:rsid w:val="00845A01"/>
    <w:rsid w:val="008468D2"/>
    <w:rsid w:val="00846E88"/>
    <w:rsid w:val="00847100"/>
    <w:rsid w:val="00847973"/>
    <w:rsid w:val="00847A0B"/>
    <w:rsid w:val="00847E38"/>
    <w:rsid w:val="00851B3F"/>
    <w:rsid w:val="00852F73"/>
    <w:rsid w:val="0085327A"/>
    <w:rsid w:val="008539E0"/>
    <w:rsid w:val="00854523"/>
    <w:rsid w:val="008553B9"/>
    <w:rsid w:val="008559E6"/>
    <w:rsid w:val="00856D29"/>
    <w:rsid w:val="0085764B"/>
    <w:rsid w:val="008619FC"/>
    <w:rsid w:val="00861D30"/>
    <w:rsid w:val="00861D6C"/>
    <w:rsid w:val="00863385"/>
    <w:rsid w:val="00863B58"/>
    <w:rsid w:val="008641CF"/>
    <w:rsid w:val="0086486B"/>
    <w:rsid w:val="00865842"/>
    <w:rsid w:val="00865870"/>
    <w:rsid w:val="00865E1B"/>
    <w:rsid w:val="00870BF1"/>
    <w:rsid w:val="00870D37"/>
    <w:rsid w:val="008712B5"/>
    <w:rsid w:val="008715B4"/>
    <w:rsid w:val="00871A65"/>
    <w:rsid w:val="00872E81"/>
    <w:rsid w:val="00873200"/>
    <w:rsid w:val="008737FD"/>
    <w:rsid w:val="00877517"/>
    <w:rsid w:val="00877C2B"/>
    <w:rsid w:val="00877CFB"/>
    <w:rsid w:val="00881E4F"/>
    <w:rsid w:val="00882528"/>
    <w:rsid w:val="00882762"/>
    <w:rsid w:val="008833CD"/>
    <w:rsid w:val="008834AB"/>
    <w:rsid w:val="00884357"/>
    <w:rsid w:val="00884E7C"/>
    <w:rsid w:val="00885B95"/>
    <w:rsid w:val="008864F1"/>
    <w:rsid w:val="00887424"/>
    <w:rsid w:val="00887BBF"/>
    <w:rsid w:val="00887C5A"/>
    <w:rsid w:val="00887FD5"/>
    <w:rsid w:val="00890088"/>
    <w:rsid w:val="00891667"/>
    <w:rsid w:val="008916E5"/>
    <w:rsid w:val="00893DC3"/>
    <w:rsid w:val="00895125"/>
    <w:rsid w:val="00895286"/>
    <w:rsid w:val="00895AF3"/>
    <w:rsid w:val="00897180"/>
    <w:rsid w:val="0089722B"/>
    <w:rsid w:val="00897BB3"/>
    <w:rsid w:val="008A1A52"/>
    <w:rsid w:val="008A1E0D"/>
    <w:rsid w:val="008A1E6F"/>
    <w:rsid w:val="008A2409"/>
    <w:rsid w:val="008A279F"/>
    <w:rsid w:val="008A2CB0"/>
    <w:rsid w:val="008A2E77"/>
    <w:rsid w:val="008A4812"/>
    <w:rsid w:val="008A4BC6"/>
    <w:rsid w:val="008A5AF2"/>
    <w:rsid w:val="008A6291"/>
    <w:rsid w:val="008A6F33"/>
    <w:rsid w:val="008A7529"/>
    <w:rsid w:val="008A761D"/>
    <w:rsid w:val="008A7A37"/>
    <w:rsid w:val="008A7E49"/>
    <w:rsid w:val="008B1672"/>
    <w:rsid w:val="008B1892"/>
    <w:rsid w:val="008B322A"/>
    <w:rsid w:val="008B533D"/>
    <w:rsid w:val="008B5F75"/>
    <w:rsid w:val="008B7537"/>
    <w:rsid w:val="008C0160"/>
    <w:rsid w:val="008C0C75"/>
    <w:rsid w:val="008C1275"/>
    <w:rsid w:val="008C14D2"/>
    <w:rsid w:val="008C1D7C"/>
    <w:rsid w:val="008C2091"/>
    <w:rsid w:val="008C338B"/>
    <w:rsid w:val="008C4E2E"/>
    <w:rsid w:val="008C55D5"/>
    <w:rsid w:val="008C696A"/>
    <w:rsid w:val="008C7D3E"/>
    <w:rsid w:val="008D3508"/>
    <w:rsid w:val="008D3573"/>
    <w:rsid w:val="008D480E"/>
    <w:rsid w:val="008D5530"/>
    <w:rsid w:val="008D5AF9"/>
    <w:rsid w:val="008D6B1D"/>
    <w:rsid w:val="008D702C"/>
    <w:rsid w:val="008D7967"/>
    <w:rsid w:val="008E0909"/>
    <w:rsid w:val="008E243F"/>
    <w:rsid w:val="008E2B88"/>
    <w:rsid w:val="008E2C53"/>
    <w:rsid w:val="008E2E25"/>
    <w:rsid w:val="008E44F1"/>
    <w:rsid w:val="008E5FA3"/>
    <w:rsid w:val="008E6315"/>
    <w:rsid w:val="008E6B1C"/>
    <w:rsid w:val="008F0021"/>
    <w:rsid w:val="008F075F"/>
    <w:rsid w:val="008F1448"/>
    <w:rsid w:val="008F1BB2"/>
    <w:rsid w:val="008F1F35"/>
    <w:rsid w:val="008F21A5"/>
    <w:rsid w:val="008F2911"/>
    <w:rsid w:val="008F39D1"/>
    <w:rsid w:val="008F3A22"/>
    <w:rsid w:val="008F4B8D"/>
    <w:rsid w:val="008F4CAC"/>
    <w:rsid w:val="008F59FC"/>
    <w:rsid w:val="008F6D53"/>
    <w:rsid w:val="008F6EED"/>
    <w:rsid w:val="00900D34"/>
    <w:rsid w:val="009012C6"/>
    <w:rsid w:val="009025C3"/>
    <w:rsid w:val="009026A0"/>
    <w:rsid w:val="00903147"/>
    <w:rsid w:val="0090504B"/>
    <w:rsid w:val="009062AE"/>
    <w:rsid w:val="009107BC"/>
    <w:rsid w:val="00911C64"/>
    <w:rsid w:val="00912EB4"/>
    <w:rsid w:val="00913E59"/>
    <w:rsid w:val="00914B6B"/>
    <w:rsid w:val="00915036"/>
    <w:rsid w:val="00916150"/>
    <w:rsid w:val="0091694C"/>
    <w:rsid w:val="00916FF1"/>
    <w:rsid w:val="00917915"/>
    <w:rsid w:val="009179FE"/>
    <w:rsid w:val="00920175"/>
    <w:rsid w:val="00920D64"/>
    <w:rsid w:val="009211C4"/>
    <w:rsid w:val="00921660"/>
    <w:rsid w:val="00921968"/>
    <w:rsid w:val="00921AC0"/>
    <w:rsid w:val="00922817"/>
    <w:rsid w:val="00923225"/>
    <w:rsid w:val="00923FC8"/>
    <w:rsid w:val="00925067"/>
    <w:rsid w:val="0092593B"/>
    <w:rsid w:val="009265CE"/>
    <w:rsid w:val="009268B8"/>
    <w:rsid w:val="00927791"/>
    <w:rsid w:val="00927D5F"/>
    <w:rsid w:val="009311DC"/>
    <w:rsid w:val="009321E8"/>
    <w:rsid w:val="0093269D"/>
    <w:rsid w:val="0093272C"/>
    <w:rsid w:val="0093314F"/>
    <w:rsid w:val="0093509A"/>
    <w:rsid w:val="00935D87"/>
    <w:rsid w:val="00937479"/>
    <w:rsid w:val="00940D3B"/>
    <w:rsid w:val="00940EB0"/>
    <w:rsid w:val="0094138C"/>
    <w:rsid w:val="00941B41"/>
    <w:rsid w:val="009420C5"/>
    <w:rsid w:val="009459F1"/>
    <w:rsid w:val="00945EBF"/>
    <w:rsid w:val="00945EE3"/>
    <w:rsid w:val="00947656"/>
    <w:rsid w:val="00947F75"/>
    <w:rsid w:val="009501D0"/>
    <w:rsid w:val="009505B1"/>
    <w:rsid w:val="00950823"/>
    <w:rsid w:val="00950A0E"/>
    <w:rsid w:val="00951DCB"/>
    <w:rsid w:val="00951EA1"/>
    <w:rsid w:val="009524C3"/>
    <w:rsid w:val="00953024"/>
    <w:rsid w:val="00953C1A"/>
    <w:rsid w:val="00953D10"/>
    <w:rsid w:val="0095402C"/>
    <w:rsid w:val="00956AF7"/>
    <w:rsid w:val="00956D81"/>
    <w:rsid w:val="009573B5"/>
    <w:rsid w:val="00957680"/>
    <w:rsid w:val="00957AAF"/>
    <w:rsid w:val="00960D28"/>
    <w:rsid w:val="00960E7E"/>
    <w:rsid w:val="00962779"/>
    <w:rsid w:val="00963372"/>
    <w:rsid w:val="0096479E"/>
    <w:rsid w:val="00964B96"/>
    <w:rsid w:val="0096548D"/>
    <w:rsid w:val="0096568F"/>
    <w:rsid w:val="00966A53"/>
    <w:rsid w:val="00966AAF"/>
    <w:rsid w:val="00967C4B"/>
    <w:rsid w:val="00971D93"/>
    <w:rsid w:val="00972A6D"/>
    <w:rsid w:val="0097368A"/>
    <w:rsid w:val="009749CE"/>
    <w:rsid w:val="00974F82"/>
    <w:rsid w:val="009806AA"/>
    <w:rsid w:val="00980D4C"/>
    <w:rsid w:val="00981950"/>
    <w:rsid w:val="00982317"/>
    <w:rsid w:val="0098288C"/>
    <w:rsid w:val="00984391"/>
    <w:rsid w:val="00984625"/>
    <w:rsid w:val="0098678F"/>
    <w:rsid w:val="00986D61"/>
    <w:rsid w:val="00987614"/>
    <w:rsid w:val="00987B3C"/>
    <w:rsid w:val="00990318"/>
    <w:rsid w:val="009926D0"/>
    <w:rsid w:val="00992E20"/>
    <w:rsid w:val="009932D7"/>
    <w:rsid w:val="00994323"/>
    <w:rsid w:val="00997B3D"/>
    <w:rsid w:val="009A1974"/>
    <w:rsid w:val="009A1F68"/>
    <w:rsid w:val="009A1FC3"/>
    <w:rsid w:val="009A21A0"/>
    <w:rsid w:val="009A2501"/>
    <w:rsid w:val="009A2618"/>
    <w:rsid w:val="009A31A9"/>
    <w:rsid w:val="009A33EC"/>
    <w:rsid w:val="009A33FE"/>
    <w:rsid w:val="009A4C5A"/>
    <w:rsid w:val="009A5F0B"/>
    <w:rsid w:val="009A7C03"/>
    <w:rsid w:val="009B006F"/>
    <w:rsid w:val="009B0501"/>
    <w:rsid w:val="009B13D4"/>
    <w:rsid w:val="009B1500"/>
    <w:rsid w:val="009B16DF"/>
    <w:rsid w:val="009B19A7"/>
    <w:rsid w:val="009B1A46"/>
    <w:rsid w:val="009B1BFF"/>
    <w:rsid w:val="009B2558"/>
    <w:rsid w:val="009B31CB"/>
    <w:rsid w:val="009B34DE"/>
    <w:rsid w:val="009B5B03"/>
    <w:rsid w:val="009B5BBB"/>
    <w:rsid w:val="009B5CE4"/>
    <w:rsid w:val="009B635F"/>
    <w:rsid w:val="009B65E5"/>
    <w:rsid w:val="009B75BD"/>
    <w:rsid w:val="009C01C6"/>
    <w:rsid w:val="009C087B"/>
    <w:rsid w:val="009C1AE9"/>
    <w:rsid w:val="009C1DF7"/>
    <w:rsid w:val="009C2890"/>
    <w:rsid w:val="009C3434"/>
    <w:rsid w:val="009C43C7"/>
    <w:rsid w:val="009D0975"/>
    <w:rsid w:val="009D12CE"/>
    <w:rsid w:val="009D3B4D"/>
    <w:rsid w:val="009D3DE9"/>
    <w:rsid w:val="009D4831"/>
    <w:rsid w:val="009D49B5"/>
    <w:rsid w:val="009D4B69"/>
    <w:rsid w:val="009D52F2"/>
    <w:rsid w:val="009D550E"/>
    <w:rsid w:val="009D5CB6"/>
    <w:rsid w:val="009D5FE1"/>
    <w:rsid w:val="009D66CD"/>
    <w:rsid w:val="009D7AC5"/>
    <w:rsid w:val="009E0511"/>
    <w:rsid w:val="009E296F"/>
    <w:rsid w:val="009E2BA7"/>
    <w:rsid w:val="009E3FA5"/>
    <w:rsid w:val="009E4507"/>
    <w:rsid w:val="009E5E02"/>
    <w:rsid w:val="009E69E3"/>
    <w:rsid w:val="009F0072"/>
    <w:rsid w:val="009F3025"/>
    <w:rsid w:val="009F3577"/>
    <w:rsid w:val="009F3658"/>
    <w:rsid w:val="009F40E5"/>
    <w:rsid w:val="009F415A"/>
    <w:rsid w:val="009F42D0"/>
    <w:rsid w:val="009F55A4"/>
    <w:rsid w:val="009F56EF"/>
    <w:rsid w:val="009F649E"/>
    <w:rsid w:val="009F6758"/>
    <w:rsid w:val="00A00AE2"/>
    <w:rsid w:val="00A046C0"/>
    <w:rsid w:val="00A04899"/>
    <w:rsid w:val="00A04BAE"/>
    <w:rsid w:val="00A05154"/>
    <w:rsid w:val="00A05A68"/>
    <w:rsid w:val="00A05D03"/>
    <w:rsid w:val="00A061AD"/>
    <w:rsid w:val="00A061F2"/>
    <w:rsid w:val="00A07633"/>
    <w:rsid w:val="00A10EBE"/>
    <w:rsid w:val="00A12542"/>
    <w:rsid w:val="00A142A8"/>
    <w:rsid w:val="00A14A57"/>
    <w:rsid w:val="00A14E58"/>
    <w:rsid w:val="00A15847"/>
    <w:rsid w:val="00A158B9"/>
    <w:rsid w:val="00A15C0B"/>
    <w:rsid w:val="00A167C0"/>
    <w:rsid w:val="00A16D84"/>
    <w:rsid w:val="00A17ECA"/>
    <w:rsid w:val="00A209F4"/>
    <w:rsid w:val="00A211E3"/>
    <w:rsid w:val="00A212B4"/>
    <w:rsid w:val="00A230CC"/>
    <w:rsid w:val="00A23504"/>
    <w:rsid w:val="00A23796"/>
    <w:rsid w:val="00A24A47"/>
    <w:rsid w:val="00A24E80"/>
    <w:rsid w:val="00A26D83"/>
    <w:rsid w:val="00A2705E"/>
    <w:rsid w:val="00A27821"/>
    <w:rsid w:val="00A31855"/>
    <w:rsid w:val="00A319A1"/>
    <w:rsid w:val="00A32969"/>
    <w:rsid w:val="00A32A89"/>
    <w:rsid w:val="00A331FF"/>
    <w:rsid w:val="00A33406"/>
    <w:rsid w:val="00A3446A"/>
    <w:rsid w:val="00A34497"/>
    <w:rsid w:val="00A3457B"/>
    <w:rsid w:val="00A346DA"/>
    <w:rsid w:val="00A34740"/>
    <w:rsid w:val="00A351E6"/>
    <w:rsid w:val="00A3545F"/>
    <w:rsid w:val="00A355A9"/>
    <w:rsid w:val="00A365EE"/>
    <w:rsid w:val="00A41773"/>
    <w:rsid w:val="00A425F5"/>
    <w:rsid w:val="00A42B12"/>
    <w:rsid w:val="00A42F89"/>
    <w:rsid w:val="00A433BE"/>
    <w:rsid w:val="00A43464"/>
    <w:rsid w:val="00A4465A"/>
    <w:rsid w:val="00A44D59"/>
    <w:rsid w:val="00A46D1E"/>
    <w:rsid w:val="00A47EA9"/>
    <w:rsid w:val="00A507D8"/>
    <w:rsid w:val="00A513EC"/>
    <w:rsid w:val="00A54B39"/>
    <w:rsid w:val="00A61482"/>
    <w:rsid w:val="00A61677"/>
    <w:rsid w:val="00A61EC8"/>
    <w:rsid w:val="00A634BB"/>
    <w:rsid w:val="00A63909"/>
    <w:rsid w:val="00A6477E"/>
    <w:rsid w:val="00A65FD2"/>
    <w:rsid w:val="00A6629C"/>
    <w:rsid w:val="00A670B9"/>
    <w:rsid w:val="00A67BF7"/>
    <w:rsid w:val="00A70184"/>
    <w:rsid w:val="00A70C23"/>
    <w:rsid w:val="00A70E94"/>
    <w:rsid w:val="00A715DD"/>
    <w:rsid w:val="00A72A79"/>
    <w:rsid w:val="00A72D2C"/>
    <w:rsid w:val="00A73840"/>
    <w:rsid w:val="00A7449B"/>
    <w:rsid w:val="00A749CF"/>
    <w:rsid w:val="00A74FA0"/>
    <w:rsid w:val="00A77973"/>
    <w:rsid w:val="00A80659"/>
    <w:rsid w:val="00A808D5"/>
    <w:rsid w:val="00A80FA3"/>
    <w:rsid w:val="00A8128C"/>
    <w:rsid w:val="00A824D7"/>
    <w:rsid w:val="00A83015"/>
    <w:rsid w:val="00A83288"/>
    <w:rsid w:val="00A833DA"/>
    <w:rsid w:val="00A8429D"/>
    <w:rsid w:val="00A84EF7"/>
    <w:rsid w:val="00A85796"/>
    <w:rsid w:val="00A8659B"/>
    <w:rsid w:val="00A86B3D"/>
    <w:rsid w:val="00A86FE4"/>
    <w:rsid w:val="00A875E0"/>
    <w:rsid w:val="00A87C7D"/>
    <w:rsid w:val="00A87F7D"/>
    <w:rsid w:val="00A9121D"/>
    <w:rsid w:val="00A91672"/>
    <w:rsid w:val="00A937CD"/>
    <w:rsid w:val="00A94401"/>
    <w:rsid w:val="00A94822"/>
    <w:rsid w:val="00A9780F"/>
    <w:rsid w:val="00AA0A54"/>
    <w:rsid w:val="00AA0CBE"/>
    <w:rsid w:val="00AA21AF"/>
    <w:rsid w:val="00AA257F"/>
    <w:rsid w:val="00AA2B9F"/>
    <w:rsid w:val="00AA3118"/>
    <w:rsid w:val="00AA3D2D"/>
    <w:rsid w:val="00AA4E99"/>
    <w:rsid w:val="00AA6156"/>
    <w:rsid w:val="00AA64CF"/>
    <w:rsid w:val="00AA6817"/>
    <w:rsid w:val="00AA6B95"/>
    <w:rsid w:val="00AB328D"/>
    <w:rsid w:val="00AB33B3"/>
    <w:rsid w:val="00AB4602"/>
    <w:rsid w:val="00AB5723"/>
    <w:rsid w:val="00AB6AC8"/>
    <w:rsid w:val="00AB7E93"/>
    <w:rsid w:val="00AC0D18"/>
    <w:rsid w:val="00AC1E01"/>
    <w:rsid w:val="00AC3744"/>
    <w:rsid w:val="00AC4462"/>
    <w:rsid w:val="00AC4723"/>
    <w:rsid w:val="00AC601D"/>
    <w:rsid w:val="00AC74AB"/>
    <w:rsid w:val="00AC7CC8"/>
    <w:rsid w:val="00AD019D"/>
    <w:rsid w:val="00AD0ADE"/>
    <w:rsid w:val="00AD247C"/>
    <w:rsid w:val="00AD30F1"/>
    <w:rsid w:val="00AD40AA"/>
    <w:rsid w:val="00AD6A69"/>
    <w:rsid w:val="00AD6DD4"/>
    <w:rsid w:val="00AE05C2"/>
    <w:rsid w:val="00AE0B4B"/>
    <w:rsid w:val="00AE5A4A"/>
    <w:rsid w:val="00AE654E"/>
    <w:rsid w:val="00AE6EC3"/>
    <w:rsid w:val="00AE7D00"/>
    <w:rsid w:val="00AF0B6F"/>
    <w:rsid w:val="00AF125F"/>
    <w:rsid w:val="00AF145C"/>
    <w:rsid w:val="00AF1A1D"/>
    <w:rsid w:val="00AF4A50"/>
    <w:rsid w:val="00AF5A32"/>
    <w:rsid w:val="00AF6709"/>
    <w:rsid w:val="00B02AB1"/>
    <w:rsid w:val="00B033B3"/>
    <w:rsid w:val="00B0681F"/>
    <w:rsid w:val="00B0738B"/>
    <w:rsid w:val="00B0780A"/>
    <w:rsid w:val="00B116D0"/>
    <w:rsid w:val="00B122B4"/>
    <w:rsid w:val="00B1353B"/>
    <w:rsid w:val="00B142A2"/>
    <w:rsid w:val="00B14689"/>
    <w:rsid w:val="00B14F7C"/>
    <w:rsid w:val="00B15C50"/>
    <w:rsid w:val="00B15EE7"/>
    <w:rsid w:val="00B203A9"/>
    <w:rsid w:val="00B2167E"/>
    <w:rsid w:val="00B21CE1"/>
    <w:rsid w:val="00B23C5B"/>
    <w:rsid w:val="00B24B8B"/>
    <w:rsid w:val="00B24BC1"/>
    <w:rsid w:val="00B27046"/>
    <w:rsid w:val="00B27DAB"/>
    <w:rsid w:val="00B303EA"/>
    <w:rsid w:val="00B31D5E"/>
    <w:rsid w:val="00B32D44"/>
    <w:rsid w:val="00B32F7E"/>
    <w:rsid w:val="00B349D2"/>
    <w:rsid w:val="00B34C2C"/>
    <w:rsid w:val="00B3539C"/>
    <w:rsid w:val="00B35A54"/>
    <w:rsid w:val="00B36D3C"/>
    <w:rsid w:val="00B373C4"/>
    <w:rsid w:val="00B4003E"/>
    <w:rsid w:val="00B403D6"/>
    <w:rsid w:val="00B40D35"/>
    <w:rsid w:val="00B40EE8"/>
    <w:rsid w:val="00B4128D"/>
    <w:rsid w:val="00B424DD"/>
    <w:rsid w:val="00B42A32"/>
    <w:rsid w:val="00B436A9"/>
    <w:rsid w:val="00B4463C"/>
    <w:rsid w:val="00B4519E"/>
    <w:rsid w:val="00B45400"/>
    <w:rsid w:val="00B47FA0"/>
    <w:rsid w:val="00B50F22"/>
    <w:rsid w:val="00B51AEB"/>
    <w:rsid w:val="00B51B43"/>
    <w:rsid w:val="00B51E29"/>
    <w:rsid w:val="00B51FC7"/>
    <w:rsid w:val="00B521C7"/>
    <w:rsid w:val="00B52879"/>
    <w:rsid w:val="00B52F4C"/>
    <w:rsid w:val="00B53043"/>
    <w:rsid w:val="00B5574A"/>
    <w:rsid w:val="00B5671C"/>
    <w:rsid w:val="00B57680"/>
    <w:rsid w:val="00B601A8"/>
    <w:rsid w:val="00B606F0"/>
    <w:rsid w:val="00B60CE5"/>
    <w:rsid w:val="00B61B5F"/>
    <w:rsid w:val="00B61CA6"/>
    <w:rsid w:val="00B6440B"/>
    <w:rsid w:val="00B64719"/>
    <w:rsid w:val="00B65BC1"/>
    <w:rsid w:val="00B66A9F"/>
    <w:rsid w:val="00B66F25"/>
    <w:rsid w:val="00B67874"/>
    <w:rsid w:val="00B708E4"/>
    <w:rsid w:val="00B71644"/>
    <w:rsid w:val="00B74FBD"/>
    <w:rsid w:val="00B75C97"/>
    <w:rsid w:val="00B76B0E"/>
    <w:rsid w:val="00B77219"/>
    <w:rsid w:val="00B77546"/>
    <w:rsid w:val="00B775C1"/>
    <w:rsid w:val="00B82F0C"/>
    <w:rsid w:val="00B86200"/>
    <w:rsid w:val="00B86554"/>
    <w:rsid w:val="00B86D6A"/>
    <w:rsid w:val="00B90C6B"/>
    <w:rsid w:val="00B913AF"/>
    <w:rsid w:val="00B91BF5"/>
    <w:rsid w:val="00B91CC4"/>
    <w:rsid w:val="00B9327E"/>
    <w:rsid w:val="00B94C0D"/>
    <w:rsid w:val="00B94CD5"/>
    <w:rsid w:val="00B963F7"/>
    <w:rsid w:val="00B97069"/>
    <w:rsid w:val="00BA1A13"/>
    <w:rsid w:val="00BA1E51"/>
    <w:rsid w:val="00BA2203"/>
    <w:rsid w:val="00BA2FA3"/>
    <w:rsid w:val="00BA3138"/>
    <w:rsid w:val="00BA3FB3"/>
    <w:rsid w:val="00BA47AC"/>
    <w:rsid w:val="00BA4A1F"/>
    <w:rsid w:val="00BA545C"/>
    <w:rsid w:val="00BA5CAC"/>
    <w:rsid w:val="00BA7510"/>
    <w:rsid w:val="00BA7832"/>
    <w:rsid w:val="00BB0643"/>
    <w:rsid w:val="00BB1221"/>
    <w:rsid w:val="00BB1320"/>
    <w:rsid w:val="00BB3F64"/>
    <w:rsid w:val="00BB5453"/>
    <w:rsid w:val="00BB7AEB"/>
    <w:rsid w:val="00BC0CC3"/>
    <w:rsid w:val="00BC2C6E"/>
    <w:rsid w:val="00BC3323"/>
    <w:rsid w:val="00BC3456"/>
    <w:rsid w:val="00BC3A62"/>
    <w:rsid w:val="00BC42DA"/>
    <w:rsid w:val="00BC44DF"/>
    <w:rsid w:val="00BC5883"/>
    <w:rsid w:val="00BC5C3D"/>
    <w:rsid w:val="00BC6820"/>
    <w:rsid w:val="00BC68DE"/>
    <w:rsid w:val="00BC69B6"/>
    <w:rsid w:val="00BC78F5"/>
    <w:rsid w:val="00BD1A32"/>
    <w:rsid w:val="00BD3347"/>
    <w:rsid w:val="00BD63AA"/>
    <w:rsid w:val="00BD6AB6"/>
    <w:rsid w:val="00BD6C61"/>
    <w:rsid w:val="00BD72B2"/>
    <w:rsid w:val="00BD7BEB"/>
    <w:rsid w:val="00BE00EA"/>
    <w:rsid w:val="00BE09D7"/>
    <w:rsid w:val="00BE1A24"/>
    <w:rsid w:val="00BE30CF"/>
    <w:rsid w:val="00BE4909"/>
    <w:rsid w:val="00BE4B9F"/>
    <w:rsid w:val="00BE6167"/>
    <w:rsid w:val="00BF0B5A"/>
    <w:rsid w:val="00BF2634"/>
    <w:rsid w:val="00BF323A"/>
    <w:rsid w:val="00BF3ECC"/>
    <w:rsid w:val="00BF42BB"/>
    <w:rsid w:val="00BF46B0"/>
    <w:rsid w:val="00BF487F"/>
    <w:rsid w:val="00BF4BEE"/>
    <w:rsid w:val="00BF66B4"/>
    <w:rsid w:val="00C04CF7"/>
    <w:rsid w:val="00C05105"/>
    <w:rsid w:val="00C05977"/>
    <w:rsid w:val="00C0603B"/>
    <w:rsid w:val="00C06E42"/>
    <w:rsid w:val="00C071A1"/>
    <w:rsid w:val="00C07486"/>
    <w:rsid w:val="00C07821"/>
    <w:rsid w:val="00C10345"/>
    <w:rsid w:val="00C10B70"/>
    <w:rsid w:val="00C11CCA"/>
    <w:rsid w:val="00C14787"/>
    <w:rsid w:val="00C14DD9"/>
    <w:rsid w:val="00C17F31"/>
    <w:rsid w:val="00C2017F"/>
    <w:rsid w:val="00C20DBA"/>
    <w:rsid w:val="00C219DB"/>
    <w:rsid w:val="00C22FA8"/>
    <w:rsid w:val="00C23594"/>
    <w:rsid w:val="00C23642"/>
    <w:rsid w:val="00C24668"/>
    <w:rsid w:val="00C2469E"/>
    <w:rsid w:val="00C24C8E"/>
    <w:rsid w:val="00C25011"/>
    <w:rsid w:val="00C254D9"/>
    <w:rsid w:val="00C25C1F"/>
    <w:rsid w:val="00C26D0E"/>
    <w:rsid w:val="00C2740D"/>
    <w:rsid w:val="00C33A33"/>
    <w:rsid w:val="00C33E37"/>
    <w:rsid w:val="00C3422A"/>
    <w:rsid w:val="00C354F7"/>
    <w:rsid w:val="00C35584"/>
    <w:rsid w:val="00C36AA9"/>
    <w:rsid w:val="00C37662"/>
    <w:rsid w:val="00C426C4"/>
    <w:rsid w:val="00C434E6"/>
    <w:rsid w:val="00C4383C"/>
    <w:rsid w:val="00C45B4C"/>
    <w:rsid w:val="00C473EA"/>
    <w:rsid w:val="00C47FD4"/>
    <w:rsid w:val="00C5358C"/>
    <w:rsid w:val="00C54179"/>
    <w:rsid w:val="00C54ABE"/>
    <w:rsid w:val="00C57BC6"/>
    <w:rsid w:val="00C602C0"/>
    <w:rsid w:val="00C60907"/>
    <w:rsid w:val="00C60E5E"/>
    <w:rsid w:val="00C618DD"/>
    <w:rsid w:val="00C61948"/>
    <w:rsid w:val="00C61CF0"/>
    <w:rsid w:val="00C62617"/>
    <w:rsid w:val="00C6275C"/>
    <w:rsid w:val="00C627D1"/>
    <w:rsid w:val="00C6281B"/>
    <w:rsid w:val="00C62947"/>
    <w:rsid w:val="00C648E3"/>
    <w:rsid w:val="00C660C6"/>
    <w:rsid w:val="00C67ACC"/>
    <w:rsid w:val="00C71D7E"/>
    <w:rsid w:val="00C737C7"/>
    <w:rsid w:val="00C73927"/>
    <w:rsid w:val="00C7430F"/>
    <w:rsid w:val="00C75C4B"/>
    <w:rsid w:val="00C76373"/>
    <w:rsid w:val="00C77BA3"/>
    <w:rsid w:val="00C806C1"/>
    <w:rsid w:val="00C80729"/>
    <w:rsid w:val="00C80A18"/>
    <w:rsid w:val="00C8190D"/>
    <w:rsid w:val="00C82E7D"/>
    <w:rsid w:val="00C8405A"/>
    <w:rsid w:val="00C8466F"/>
    <w:rsid w:val="00C856BD"/>
    <w:rsid w:val="00C858D1"/>
    <w:rsid w:val="00C91999"/>
    <w:rsid w:val="00C93F3E"/>
    <w:rsid w:val="00C942C0"/>
    <w:rsid w:val="00C95088"/>
    <w:rsid w:val="00C951DF"/>
    <w:rsid w:val="00C95293"/>
    <w:rsid w:val="00C969DA"/>
    <w:rsid w:val="00CA06C8"/>
    <w:rsid w:val="00CA126D"/>
    <w:rsid w:val="00CA1778"/>
    <w:rsid w:val="00CA1F6A"/>
    <w:rsid w:val="00CA269B"/>
    <w:rsid w:val="00CA2CE9"/>
    <w:rsid w:val="00CA306D"/>
    <w:rsid w:val="00CA3720"/>
    <w:rsid w:val="00CA4DB3"/>
    <w:rsid w:val="00CA548F"/>
    <w:rsid w:val="00CA5DF1"/>
    <w:rsid w:val="00CA7477"/>
    <w:rsid w:val="00CA7966"/>
    <w:rsid w:val="00CA7A00"/>
    <w:rsid w:val="00CA7DDC"/>
    <w:rsid w:val="00CB132B"/>
    <w:rsid w:val="00CB17CD"/>
    <w:rsid w:val="00CB1A7F"/>
    <w:rsid w:val="00CB2506"/>
    <w:rsid w:val="00CB5C3C"/>
    <w:rsid w:val="00CB61F9"/>
    <w:rsid w:val="00CB7752"/>
    <w:rsid w:val="00CB78DF"/>
    <w:rsid w:val="00CB79F5"/>
    <w:rsid w:val="00CB7E58"/>
    <w:rsid w:val="00CC05DC"/>
    <w:rsid w:val="00CC07F0"/>
    <w:rsid w:val="00CC1EEC"/>
    <w:rsid w:val="00CC2B1E"/>
    <w:rsid w:val="00CC3D08"/>
    <w:rsid w:val="00CC4586"/>
    <w:rsid w:val="00CC4CBB"/>
    <w:rsid w:val="00CC4F2A"/>
    <w:rsid w:val="00CC5A4C"/>
    <w:rsid w:val="00CC6821"/>
    <w:rsid w:val="00CC7FF9"/>
    <w:rsid w:val="00CD0C5B"/>
    <w:rsid w:val="00CD1B13"/>
    <w:rsid w:val="00CD31AE"/>
    <w:rsid w:val="00CD3E76"/>
    <w:rsid w:val="00CD4AA6"/>
    <w:rsid w:val="00CD5FD6"/>
    <w:rsid w:val="00CD647E"/>
    <w:rsid w:val="00CD679F"/>
    <w:rsid w:val="00CD7179"/>
    <w:rsid w:val="00CE03F9"/>
    <w:rsid w:val="00CE13D0"/>
    <w:rsid w:val="00CE296E"/>
    <w:rsid w:val="00CE5344"/>
    <w:rsid w:val="00CE63A1"/>
    <w:rsid w:val="00CE750F"/>
    <w:rsid w:val="00CE7952"/>
    <w:rsid w:val="00CF062F"/>
    <w:rsid w:val="00CF0C67"/>
    <w:rsid w:val="00CF13B4"/>
    <w:rsid w:val="00CF201A"/>
    <w:rsid w:val="00CF2D9D"/>
    <w:rsid w:val="00CF4791"/>
    <w:rsid w:val="00D039BB"/>
    <w:rsid w:val="00D03FBF"/>
    <w:rsid w:val="00D06C9C"/>
    <w:rsid w:val="00D0773F"/>
    <w:rsid w:val="00D12358"/>
    <w:rsid w:val="00D1308E"/>
    <w:rsid w:val="00D13A50"/>
    <w:rsid w:val="00D14126"/>
    <w:rsid w:val="00D14158"/>
    <w:rsid w:val="00D14456"/>
    <w:rsid w:val="00D1453D"/>
    <w:rsid w:val="00D159B3"/>
    <w:rsid w:val="00D176DB"/>
    <w:rsid w:val="00D20BEE"/>
    <w:rsid w:val="00D20CA1"/>
    <w:rsid w:val="00D22DBF"/>
    <w:rsid w:val="00D22FC3"/>
    <w:rsid w:val="00D242C9"/>
    <w:rsid w:val="00D242D1"/>
    <w:rsid w:val="00D2502F"/>
    <w:rsid w:val="00D25373"/>
    <w:rsid w:val="00D25C8F"/>
    <w:rsid w:val="00D266C7"/>
    <w:rsid w:val="00D26D19"/>
    <w:rsid w:val="00D27C01"/>
    <w:rsid w:val="00D313C7"/>
    <w:rsid w:val="00D321C9"/>
    <w:rsid w:val="00D35982"/>
    <w:rsid w:val="00D3666B"/>
    <w:rsid w:val="00D409D7"/>
    <w:rsid w:val="00D41237"/>
    <w:rsid w:val="00D4189D"/>
    <w:rsid w:val="00D41AA4"/>
    <w:rsid w:val="00D44516"/>
    <w:rsid w:val="00D46583"/>
    <w:rsid w:val="00D4747A"/>
    <w:rsid w:val="00D47D30"/>
    <w:rsid w:val="00D50D15"/>
    <w:rsid w:val="00D512F3"/>
    <w:rsid w:val="00D523E5"/>
    <w:rsid w:val="00D52BB6"/>
    <w:rsid w:val="00D530A2"/>
    <w:rsid w:val="00D538EC"/>
    <w:rsid w:val="00D613B1"/>
    <w:rsid w:val="00D613BA"/>
    <w:rsid w:val="00D619CA"/>
    <w:rsid w:val="00D6382E"/>
    <w:rsid w:val="00D65AFB"/>
    <w:rsid w:val="00D66832"/>
    <w:rsid w:val="00D677D6"/>
    <w:rsid w:val="00D67B99"/>
    <w:rsid w:val="00D71360"/>
    <w:rsid w:val="00D7275F"/>
    <w:rsid w:val="00D7371C"/>
    <w:rsid w:val="00D74819"/>
    <w:rsid w:val="00D74B0A"/>
    <w:rsid w:val="00D74CC2"/>
    <w:rsid w:val="00D7704E"/>
    <w:rsid w:val="00D77124"/>
    <w:rsid w:val="00D772B1"/>
    <w:rsid w:val="00D77F52"/>
    <w:rsid w:val="00D8090D"/>
    <w:rsid w:val="00D81761"/>
    <w:rsid w:val="00D82E15"/>
    <w:rsid w:val="00D833FA"/>
    <w:rsid w:val="00D8375A"/>
    <w:rsid w:val="00D842E4"/>
    <w:rsid w:val="00D84A7B"/>
    <w:rsid w:val="00D851EE"/>
    <w:rsid w:val="00D866D5"/>
    <w:rsid w:val="00D86C89"/>
    <w:rsid w:val="00D870EE"/>
    <w:rsid w:val="00D90C60"/>
    <w:rsid w:val="00D919FF"/>
    <w:rsid w:val="00D92D28"/>
    <w:rsid w:val="00D9328A"/>
    <w:rsid w:val="00D936AD"/>
    <w:rsid w:val="00D96722"/>
    <w:rsid w:val="00D96DD0"/>
    <w:rsid w:val="00D9772B"/>
    <w:rsid w:val="00DA03B9"/>
    <w:rsid w:val="00DA2411"/>
    <w:rsid w:val="00DA42C5"/>
    <w:rsid w:val="00DA46D7"/>
    <w:rsid w:val="00DA4ACE"/>
    <w:rsid w:val="00DA5A83"/>
    <w:rsid w:val="00DA6B1F"/>
    <w:rsid w:val="00DB187D"/>
    <w:rsid w:val="00DB196D"/>
    <w:rsid w:val="00DB3425"/>
    <w:rsid w:val="00DB4C2D"/>
    <w:rsid w:val="00DB4C45"/>
    <w:rsid w:val="00DB4D2C"/>
    <w:rsid w:val="00DB4E10"/>
    <w:rsid w:val="00DB4E89"/>
    <w:rsid w:val="00DB619C"/>
    <w:rsid w:val="00DB6DBE"/>
    <w:rsid w:val="00DC007B"/>
    <w:rsid w:val="00DC01AE"/>
    <w:rsid w:val="00DC0BB2"/>
    <w:rsid w:val="00DC0D0B"/>
    <w:rsid w:val="00DC1616"/>
    <w:rsid w:val="00DC2AB1"/>
    <w:rsid w:val="00DC5F13"/>
    <w:rsid w:val="00DD0710"/>
    <w:rsid w:val="00DD085D"/>
    <w:rsid w:val="00DD372E"/>
    <w:rsid w:val="00DD39C2"/>
    <w:rsid w:val="00DD5598"/>
    <w:rsid w:val="00DD58E7"/>
    <w:rsid w:val="00DD708F"/>
    <w:rsid w:val="00DD75FA"/>
    <w:rsid w:val="00DD7B09"/>
    <w:rsid w:val="00DE0912"/>
    <w:rsid w:val="00DE116E"/>
    <w:rsid w:val="00DE1E6B"/>
    <w:rsid w:val="00DE1ED5"/>
    <w:rsid w:val="00DE2648"/>
    <w:rsid w:val="00DE34C8"/>
    <w:rsid w:val="00DE384E"/>
    <w:rsid w:val="00DE3D48"/>
    <w:rsid w:val="00DE4544"/>
    <w:rsid w:val="00DE7002"/>
    <w:rsid w:val="00DE759C"/>
    <w:rsid w:val="00DF1831"/>
    <w:rsid w:val="00DF2C01"/>
    <w:rsid w:val="00DF2FDC"/>
    <w:rsid w:val="00DF33EF"/>
    <w:rsid w:val="00DF34DC"/>
    <w:rsid w:val="00DF4F57"/>
    <w:rsid w:val="00DF59F0"/>
    <w:rsid w:val="00DF6013"/>
    <w:rsid w:val="00DF7E68"/>
    <w:rsid w:val="00E012DB"/>
    <w:rsid w:val="00E015F3"/>
    <w:rsid w:val="00E01B20"/>
    <w:rsid w:val="00E03835"/>
    <w:rsid w:val="00E0534E"/>
    <w:rsid w:val="00E0540B"/>
    <w:rsid w:val="00E06B8B"/>
    <w:rsid w:val="00E10E0F"/>
    <w:rsid w:val="00E12331"/>
    <w:rsid w:val="00E12972"/>
    <w:rsid w:val="00E1338B"/>
    <w:rsid w:val="00E1417C"/>
    <w:rsid w:val="00E14CAC"/>
    <w:rsid w:val="00E15343"/>
    <w:rsid w:val="00E15C47"/>
    <w:rsid w:val="00E16049"/>
    <w:rsid w:val="00E20016"/>
    <w:rsid w:val="00E20D77"/>
    <w:rsid w:val="00E2181A"/>
    <w:rsid w:val="00E22387"/>
    <w:rsid w:val="00E237A7"/>
    <w:rsid w:val="00E23A95"/>
    <w:rsid w:val="00E24F18"/>
    <w:rsid w:val="00E25B30"/>
    <w:rsid w:val="00E2633D"/>
    <w:rsid w:val="00E26A00"/>
    <w:rsid w:val="00E27526"/>
    <w:rsid w:val="00E30CE4"/>
    <w:rsid w:val="00E31E63"/>
    <w:rsid w:val="00E3278F"/>
    <w:rsid w:val="00E3355B"/>
    <w:rsid w:val="00E339C0"/>
    <w:rsid w:val="00E347D6"/>
    <w:rsid w:val="00E3567C"/>
    <w:rsid w:val="00E360A1"/>
    <w:rsid w:val="00E36415"/>
    <w:rsid w:val="00E3710B"/>
    <w:rsid w:val="00E40BBB"/>
    <w:rsid w:val="00E41B25"/>
    <w:rsid w:val="00E422F4"/>
    <w:rsid w:val="00E42BDD"/>
    <w:rsid w:val="00E42C9B"/>
    <w:rsid w:val="00E43D15"/>
    <w:rsid w:val="00E43FCD"/>
    <w:rsid w:val="00E47158"/>
    <w:rsid w:val="00E501F6"/>
    <w:rsid w:val="00E504E1"/>
    <w:rsid w:val="00E504F9"/>
    <w:rsid w:val="00E50E95"/>
    <w:rsid w:val="00E5170C"/>
    <w:rsid w:val="00E53289"/>
    <w:rsid w:val="00E541B9"/>
    <w:rsid w:val="00E543E8"/>
    <w:rsid w:val="00E54C4E"/>
    <w:rsid w:val="00E54E5D"/>
    <w:rsid w:val="00E55083"/>
    <w:rsid w:val="00E571CC"/>
    <w:rsid w:val="00E57D7D"/>
    <w:rsid w:val="00E57FD0"/>
    <w:rsid w:val="00E612F3"/>
    <w:rsid w:val="00E63AA5"/>
    <w:rsid w:val="00E63B88"/>
    <w:rsid w:val="00E64127"/>
    <w:rsid w:val="00E64EDC"/>
    <w:rsid w:val="00E65114"/>
    <w:rsid w:val="00E65A1E"/>
    <w:rsid w:val="00E7011F"/>
    <w:rsid w:val="00E702BE"/>
    <w:rsid w:val="00E70572"/>
    <w:rsid w:val="00E70BE7"/>
    <w:rsid w:val="00E70D6B"/>
    <w:rsid w:val="00E70FEE"/>
    <w:rsid w:val="00E71DAA"/>
    <w:rsid w:val="00E731FE"/>
    <w:rsid w:val="00E73F6A"/>
    <w:rsid w:val="00E7452B"/>
    <w:rsid w:val="00E76C98"/>
    <w:rsid w:val="00E7772B"/>
    <w:rsid w:val="00E80032"/>
    <w:rsid w:val="00E80CBD"/>
    <w:rsid w:val="00E81BAA"/>
    <w:rsid w:val="00E81FEB"/>
    <w:rsid w:val="00E82451"/>
    <w:rsid w:val="00E824C8"/>
    <w:rsid w:val="00E82788"/>
    <w:rsid w:val="00E839F5"/>
    <w:rsid w:val="00E83DD4"/>
    <w:rsid w:val="00E84645"/>
    <w:rsid w:val="00E84A38"/>
    <w:rsid w:val="00E905BC"/>
    <w:rsid w:val="00E90B17"/>
    <w:rsid w:val="00E91A41"/>
    <w:rsid w:val="00E92C35"/>
    <w:rsid w:val="00E94C79"/>
    <w:rsid w:val="00E94D60"/>
    <w:rsid w:val="00E95B8C"/>
    <w:rsid w:val="00E9622F"/>
    <w:rsid w:val="00E972DF"/>
    <w:rsid w:val="00E976CD"/>
    <w:rsid w:val="00E97DCB"/>
    <w:rsid w:val="00EA173F"/>
    <w:rsid w:val="00EA3508"/>
    <w:rsid w:val="00EA358B"/>
    <w:rsid w:val="00EA467E"/>
    <w:rsid w:val="00EA68A0"/>
    <w:rsid w:val="00EB08BC"/>
    <w:rsid w:val="00EB196E"/>
    <w:rsid w:val="00EB2302"/>
    <w:rsid w:val="00EB2DF7"/>
    <w:rsid w:val="00EB5CFC"/>
    <w:rsid w:val="00EB6100"/>
    <w:rsid w:val="00EB68BC"/>
    <w:rsid w:val="00EC0FF1"/>
    <w:rsid w:val="00EC1058"/>
    <w:rsid w:val="00EC2968"/>
    <w:rsid w:val="00EC2E85"/>
    <w:rsid w:val="00EC3622"/>
    <w:rsid w:val="00EC3968"/>
    <w:rsid w:val="00EC3CBD"/>
    <w:rsid w:val="00EC5048"/>
    <w:rsid w:val="00EC5933"/>
    <w:rsid w:val="00EC6806"/>
    <w:rsid w:val="00EC73B6"/>
    <w:rsid w:val="00EC74C9"/>
    <w:rsid w:val="00ED0C19"/>
    <w:rsid w:val="00ED16B1"/>
    <w:rsid w:val="00ED2E0F"/>
    <w:rsid w:val="00ED5746"/>
    <w:rsid w:val="00ED6754"/>
    <w:rsid w:val="00ED67D7"/>
    <w:rsid w:val="00ED7140"/>
    <w:rsid w:val="00ED7402"/>
    <w:rsid w:val="00EE0190"/>
    <w:rsid w:val="00EE091A"/>
    <w:rsid w:val="00EE2CAE"/>
    <w:rsid w:val="00EE34EF"/>
    <w:rsid w:val="00EE3787"/>
    <w:rsid w:val="00EE4C2C"/>
    <w:rsid w:val="00EE6797"/>
    <w:rsid w:val="00EE76FF"/>
    <w:rsid w:val="00EF07DC"/>
    <w:rsid w:val="00EF07DD"/>
    <w:rsid w:val="00EF0F51"/>
    <w:rsid w:val="00EF16A2"/>
    <w:rsid w:val="00EF2039"/>
    <w:rsid w:val="00EF2896"/>
    <w:rsid w:val="00EF325A"/>
    <w:rsid w:val="00EF5A69"/>
    <w:rsid w:val="00EF5D92"/>
    <w:rsid w:val="00F011E7"/>
    <w:rsid w:val="00F043AB"/>
    <w:rsid w:val="00F0563A"/>
    <w:rsid w:val="00F05AE7"/>
    <w:rsid w:val="00F07B07"/>
    <w:rsid w:val="00F10C92"/>
    <w:rsid w:val="00F12D44"/>
    <w:rsid w:val="00F138EE"/>
    <w:rsid w:val="00F14A6A"/>
    <w:rsid w:val="00F16365"/>
    <w:rsid w:val="00F16FFD"/>
    <w:rsid w:val="00F1723D"/>
    <w:rsid w:val="00F17300"/>
    <w:rsid w:val="00F20E08"/>
    <w:rsid w:val="00F21949"/>
    <w:rsid w:val="00F22B67"/>
    <w:rsid w:val="00F22BAD"/>
    <w:rsid w:val="00F22C24"/>
    <w:rsid w:val="00F22DCC"/>
    <w:rsid w:val="00F23273"/>
    <w:rsid w:val="00F25008"/>
    <w:rsid w:val="00F25D6D"/>
    <w:rsid w:val="00F2600A"/>
    <w:rsid w:val="00F26E2B"/>
    <w:rsid w:val="00F3028E"/>
    <w:rsid w:val="00F31C07"/>
    <w:rsid w:val="00F3217C"/>
    <w:rsid w:val="00F32E62"/>
    <w:rsid w:val="00F33DCB"/>
    <w:rsid w:val="00F346FD"/>
    <w:rsid w:val="00F35568"/>
    <w:rsid w:val="00F360DF"/>
    <w:rsid w:val="00F375C0"/>
    <w:rsid w:val="00F4278C"/>
    <w:rsid w:val="00F43302"/>
    <w:rsid w:val="00F44355"/>
    <w:rsid w:val="00F44E28"/>
    <w:rsid w:val="00F456C6"/>
    <w:rsid w:val="00F45AD8"/>
    <w:rsid w:val="00F45ADD"/>
    <w:rsid w:val="00F46FBD"/>
    <w:rsid w:val="00F4753A"/>
    <w:rsid w:val="00F505CD"/>
    <w:rsid w:val="00F506DB"/>
    <w:rsid w:val="00F51AF2"/>
    <w:rsid w:val="00F51D76"/>
    <w:rsid w:val="00F526FF"/>
    <w:rsid w:val="00F527F4"/>
    <w:rsid w:val="00F52EB5"/>
    <w:rsid w:val="00F54DBD"/>
    <w:rsid w:val="00F54F67"/>
    <w:rsid w:val="00F568B3"/>
    <w:rsid w:val="00F56DC1"/>
    <w:rsid w:val="00F57EA7"/>
    <w:rsid w:val="00F60647"/>
    <w:rsid w:val="00F61CE9"/>
    <w:rsid w:val="00F62E5E"/>
    <w:rsid w:val="00F64CB5"/>
    <w:rsid w:val="00F65C35"/>
    <w:rsid w:val="00F6792E"/>
    <w:rsid w:val="00F706E4"/>
    <w:rsid w:val="00F71629"/>
    <w:rsid w:val="00F72BD6"/>
    <w:rsid w:val="00F72EAB"/>
    <w:rsid w:val="00F72FCC"/>
    <w:rsid w:val="00F74D41"/>
    <w:rsid w:val="00F74EAC"/>
    <w:rsid w:val="00F75304"/>
    <w:rsid w:val="00F76FE6"/>
    <w:rsid w:val="00F80405"/>
    <w:rsid w:val="00F805A5"/>
    <w:rsid w:val="00F813A6"/>
    <w:rsid w:val="00F815D6"/>
    <w:rsid w:val="00F8216A"/>
    <w:rsid w:val="00F82D24"/>
    <w:rsid w:val="00F83769"/>
    <w:rsid w:val="00F856EA"/>
    <w:rsid w:val="00F861E1"/>
    <w:rsid w:val="00F870A4"/>
    <w:rsid w:val="00F87DBB"/>
    <w:rsid w:val="00F87E07"/>
    <w:rsid w:val="00F9147B"/>
    <w:rsid w:val="00F92374"/>
    <w:rsid w:val="00F93B4A"/>
    <w:rsid w:val="00F9550E"/>
    <w:rsid w:val="00F95928"/>
    <w:rsid w:val="00F95CB2"/>
    <w:rsid w:val="00F96A20"/>
    <w:rsid w:val="00FA0FC4"/>
    <w:rsid w:val="00FA149C"/>
    <w:rsid w:val="00FA23F3"/>
    <w:rsid w:val="00FA2DA5"/>
    <w:rsid w:val="00FA6B74"/>
    <w:rsid w:val="00FA7B6D"/>
    <w:rsid w:val="00FB0149"/>
    <w:rsid w:val="00FB02E2"/>
    <w:rsid w:val="00FB286D"/>
    <w:rsid w:val="00FB2C40"/>
    <w:rsid w:val="00FB34DF"/>
    <w:rsid w:val="00FB3A92"/>
    <w:rsid w:val="00FB3DBC"/>
    <w:rsid w:val="00FB3F71"/>
    <w:rsid w:val="00FB4C87"/>
    <w:rsid w:val="00FB50FF"/>
    <w:rsid w:val="00FB59F8"/>
    <w:rsid w:val="00FB5A74"/>
    <w:rsid w:val="00FB5EC1"/>
    <w:rsid w:val="00FC0525"/>
    <w:rsid w:val="00FC057D"/>
    <w:rsid w:val="00FC1946"/>
    <w:rsid w:val="00FC1DC5"/>
    <w:rsid w:val="00FC435F"/>
    <w:rsid w:val="00FC484B"/>
    <w:rsid w:val="00FC4B09"/>
    <w:rsid w:val="00FC545D"/>
    <w:rsid w:val="00FC59A0"/>
    <w:rsid w:val="00FC79EE"/>
    <w:rsid w:val="00FC7CC1"/>
    <w:rsid w:val="00FD1530"/>
    <w:rsid w:val="00FD15E6"/>
    <w:rsid w:val="00FD1A97"/>
    <w:rsid w:val="00FD3446"/>
    <w:rsid w:val="00FD365E"/>
    <w:rsid w:val="00FD3971"/>
    <w:rsid w:val="00FD44E0"/>
    <w:rsid w:val="00FD4C2D"/>
    <w:rsid w:val="00FD4CDA"/>
    <w:rsid w:val="00FD5621"/>
    <w:rsid w:val="00FD5A2C"/>
    <w:rsid w:val="00FD5F6F"/>
    <w:rsid w:val="00FD71FC"/>
    <w:rsid w:val="00FE0655"/>
    <w:rsid w:val="00FE0FDD"/>
    <w:rsid w:val="00FE1B8A"/>
    <w:rsid w:val="00FE32DC"/>
    <w:rsid w:val="00FE3AFD"/>
    <w:rsid w:val="00FE41F3"/>
    <w:rsid w:val="00FE46D8"/>
    <w:rsid w:val="00FE481B"/>
    <w:rsid w:val="00FE5827"/>
    <w:rsid w:val="00FE6436"/>
    <w:rsid w:val="00FE71B3"/>
    <w:rsid w:val="00FE72A8"/>
    <w:rsid w:val="00FF02DF"/>
    <w:rsid w:val="00FF0C99"/>
    <w:rsid w:val="00FF0E24"/>
    <w:rsid w:val="00FF1219"/>
    <w:rsid w:val="00FF1B5A"/>
    <w:rsid w:val="00FF2BD0"/>
    <w:rsid w:val="00FF2C62"/>
    <w:rsid w:val="00FF39B5"/>
    <w:rsid w:val="00FF4CF1"/>
    <w:rsid w:val="00FF4E51"/>
    <w:rsid w:val="00FF736B"/>
    <w:rsid w:val="00FF77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BB3305"/>
  <w15:docId w15:val="{17738982-48F7-4B99-9BED-330B3916DEE6}"/>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A1E0D"/>
    <w:pPr>
      <w:widowControl w:val="0"/>
      <w:jc w:val="both"/>
    </w:pPr>
  </w:style>
  <w:style w:type="paragraph" w:styleId="1">
    <w:name w:val="heading 1"/>
    <w:basedOn w:val="a0"/>
    <w:next w:val="a"/>
    <w:link w:val="10"/>
    <w:uiPriority w:val="9"/>
    <w:qFormat/>
    <w:rsid w:val="00C05105"/>
    <w:pPr>
      <w:keepNext/>
      <w:keepLines/>
      <w:spacing w:before="340" w:after="330" w:line="578" w:lineRule="auto"/>
    </w:pPr>
    <w:rPr>
      <w:b/>
      <w:bCs w:val="0"/>
      <w:kern w:val="44"/>
      <w:sz w:val="44"/>
      <w:szCs w:val="44"/>
    </w:rPr>
  </w:style>
  <w:style w:type="paragraph" w:styleId="2">
    <w:name w:val="heading 2"/>
    <w:basedOn w:val="a"/>
    <w:next w:val="a"/>
    <w:link w:val="20"/>
    <w:uiPriority w:val="9"/>
    <w:semiHidden/>
    <w:unhideWhenUsed/>
    <w:qFormat/>
    <w:rsid w:val="00BE490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950A0E"/>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950A0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
    <w:link w:val="a5"/>
    <w:uiPriority w:val="99"/>
    <w:semiHidden/>
    <w:unhideWhenUsed/>
    <w:rsid w:val="000E5A9B"/>
    <w:rPr>
      <w:sz w:val="18"/>
      <w:szCs w:val="18"/>
    </w:rPr>
  </w:style>
  <w:style w:type="character" w:customStyle="1" w:styleId="a5">
    <w:name w:val="批注框文本 字符"/>
    <w:basedOn w:val="a1"/>
    <w:link w:val="a4"/>
    <w:uiPriority w:val="99"/>
    <w:semiHidden/>
    <w:rsid w:val="000E5A9B"/>
    <w:rPr>
      <w:sz w:val="18"/>
      <w:szCs w:val="18"/>
    </w:rPr>
  </w:style>
  <w:style w:type="paragraph" w:styleId="a6">
    <w:name w:val="header"/>
    <w:basedOn w:val="a"/>
    <w:link w:val="a7"/>
    <w:uiPriority w:val="99"/>
    <w:unhideWhenUsed/>
    <w:rsid w:val="008C1D7C"/>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8C1D7C"/>
    <w:rPr>
      <w:sz w:val="18"/>
      <w:szCs w:val="18"/>
    </w:rPr>
  </w:style>
  <w:style w:type="paragraph" w:styleId="a8">
    <w:name w:val="footer"/>
    <w:basedOn w:val="a"/>
    <w:link w:val="a9"/>
    <w:uiPriority w:val="99"/>
    <w:unhideWhenUsed/>
    <w:rsid w:val="008C1D7C"/>
    <w:pPr>
      <w:tabs>
        <w:tab w:val="center" w:pos="4153"/>
        <w:tab w:val="right" w:pos="8306"/>
      </w:tabs>
      <w:snapToGrid w:val="0"/>
      <w:jc w:val="left"/>
    </w:pPr>
    <w:rPr>
      <w:sz w:val="18"/>
      <w:szCs w:val="18"/>
    </w:rPr>
  </w:style>
  <w:style w:type="character" w:customStyle="1" w:styleId="a9">
    <w:name w:val="页脚 字符"/>
    <w:basedOn w:val="a1"/>
    <w:link w:val="a8"/>
    <w:uiPriority w:val="99"/>
    <w:rsid w:val="008C1D7C"/>
    <w:rPr>
      <w:sz w:val="18"/>
      <w:szCs w:val="18"/>
    </w:rPr>
  </w:style>
  <w:style w:type="paragraph" w:styleId="aa">
    <w:name w:val="Title"/>
    <w:basedOn w:val="a"/>
    <w:next w:val="a"/>
    <w:link w:val="ab"/>
    <w:uiPriority w:val="10"/>
    <w:qFormat/>
    <w:rsid w:val="00182AA7"/>
    <w:pPr>
      <w:spacing w:before="240" w:after="60"/>
      <w:jc w:val="center"/>
      <w:outlineLvl w:val="0"/>
    </w:pPr>
    <w:rPr>
      <w:rFonts w:asciiTheme="majorHAnsi" w:eastAsiaTheme="majorEastAsia" w:hAnsiTheme="majorHAnsi" w:cstheme="majorBidi"/>
      <w:b/>
      <w:bCs/>
      <w:sz w:val="32"/>
      <w:szCs w:val="32"/>
    </w:rPr>
  </w:style>
  <w:style w:type="character" w:customStyle="1" w:styleId="ab">
    <w:name w:val="标题 字符"/>
    <w:basedOn w:val="a1"/>
    <w:link w:val="aa"/>
    <w:uiPriority w:val="10"/>
    <w:rsid w:val="00182AA7"/>
    <w:rPr>
      <w:rFonts w:asciiTheme="majorHAnsi" w:eastAsiaTheme="majorEastAsia" w:hAnsiTheme="majorHAnsi" w:cstheme="majorBidi"/>
      <w:b/>
      <w:bCs/>
      <w:sz w:val="32"/>
      <w:szCs w:val="32"/>
    </w:rPr>
  </w:style>
  <w:style w:type="paragraph" w:customStyle="1" w:styleId="a0">
    <w:name w:val="论文标题"/>
    <w:basedOn w:val="aa"/>
    <w:link w:val="ac"/>
    <w:qFormat/>
    <w:rsid w:val="001D1C36"/>
    <w:pPr>
      <w:spacing w:before="480" w:after="360"/>
    </w:pPr>
    <w:rPr>
      <w:rFonts w:ascii="Times New Roman" w:eastAsia="黑体" w:hAnsi="Times New Roman"/>
      <w:b w:val="0"/>
    </w:rPr>
  </w:style>
  <w:style w:type="character" w:customStyle="1" w:styleId="ac">
    <w:name w:val="论文标题 字符"/>
    <w:basedOn w:val="ab"/>
    <w:link w:val="a0"/>
    <w:rsid w:val="001D1C36"/>
    <w:rPr>
      <w:rFonts w:ascii="Times New Roman" w:eastAsia="黑体" w:hAnsi="Times New Roman" w:cstheme="majorBidi"/>
      <w:b w:val="0"/>
      <w:bCs/>
      <w:sz w:val="32"/>
      <w:szCs w:val="32"/>
    </w:rPr>
  </w:style>
  <w:style w:type="paragraph" w:customStyle="1" w:styleId="ad">
    <w:name w:val="论文一级节标题"/>
    <w:basedOn w:val="2"/>
    <w:link w:val="ae"/>
    <w:qFormat/>
    <w:rsid w:val="0098678F"/>
    <w:pPr>
      <w:spacing w:before="480" w:after="120" w:line="400" w:lineRule="exact"/>
      <w:jc w:val="left"/>
    </w:pPr>
    <w:rPr>
      <w:rFonts w:ascii="Times New Roman" w:eastAsia="黑体" w:hAnsi="Times New Roman"/>
      <w:b w:val="0"/>
      <w:sz w:val="28"/>
    </w:rPr>
  </w:style>
  <w:style w:type="paragraph" w:customStyle="1" w:styleId="af">
    <w:name w:val="论文正文"/>
    <w:basedOn w:val="a"/>
    <w:link w:val="af0"/>
    <w:qFormat/>
    <w:rsid w:val="001035E7"/>
    <w:pPr>
      <w:spacing w:line="400" w:lineRule="exact"/>
    </w:pPr>
    <w:rPr>
      <w:rFonts w:ascii="Times New Roman" w:hAnsi="Times New Roman"/>
      <w:sz w:val="24"/>
    </w:rPr>
  </w:style>
  <w:style w:type="paragraph" w:styleId="af1">
    <w:name w:val="Subtitle"/>
    <w:basedOn w:val="a"/>
    <w:next w:val="a"/>
    <w:link w:val="af2"/>
    <w:uiPriority w:val="11"/>
    <w:qFormat/>
    <w:rsid w:val="00466D45"/>
    <w:pPr>
      <w:spacing w:before="240" w:after="60" w:line="312" w:lineRule="auto"/>
      <w:jc w:val="center"/>
      <w:outlineLvl w:val="1"/>
    </w:pPr>
    <w:rPr>
      <w:b/>
      <w:bCs/>
      <w:kern w:val="28"/>
      <w:sz w:val="32"/>
      <w:szCs w:val="32"/>
    </w:rPr>
  </w:style>
  <w:style w:type="character" w:customStyle="1" w:styleId="af2">
    <w:name w:val="副标题 字符"/>
    <w:basedOn w:val="a1"/>
    <w:link w:val="af1"/>
    <w:uiPriority w:val="11"/>
    <w:rsid w:val="00466D45"/>
    <w:rPr>
      <w:b/>
      <w:bCs/>
      <w:kern w:val="28"/>
      <w:sz w:val="32"/>
      <w:szCs w:val="32"/>
    </w:rPr>
  </w:style>
  <w:style w:type="character" w:customStyle="1" w:styleId="ae">
    <w:name w:val="论文一级节标题 字符"/>
    <w:basedOn w:val="af2"/>
    <w:link w:val="ad"/>
    <w:rsid w:val="00EC74C9"/>
    <w:rPr>
      <w:rFonts w:ascii="Times New Roman" w:eastAsia="黑体" w:hAnsi="Times New Roman" w:cstheme="majorBidi"/>
      <w:b w:val="0"/>
      <w:bCs/>
      <w:kern w:val="28"/>
      <w:sz w:val="28"/>
      <w:szCs w:val="32"/>
    </w:rPr>
  </w:style>
  <w:style w:type="paragraph" w:customStyle="1" w:styleId="af3">
    <w:name w:val="论文二级节标题"/>
    <w:basedOn w:val="3"/>
    <w:link w:val="af4"/>
    <w:qFormat/>
    <w:rsid w:val="00950A0E"/>
    <w:pPr>
      <w:spacing w:before="240" w:after="120" w:line="400" w:lineRule="exact"/>
      <w:jc w:val="left"/>
    </w:pPr>
    <w:rPr>
      <w:rFonts w:ascii="Times New Roman" w:eastAsia="黑体" w:hAnsi="Times New Roman"/>
      <w:b w:val="0"/>
      <w:sz w:val="26"/>
    </w:rPr>
  </w:style>
  <w:style w:type="character" w:customStyle="1" w:styleId="af0">
    <w:name w:val="论文正文 字符"/>
    <w:basedOn w:val="a1"/>
    <w:link w:val="af"/>
    <w:rsid w:val="001035E7"/>
    <w:rPr>
      <w:rFonts w:ascii="Times New Roman" w:hAnsi="Times New Roman"/>
      <w:sz w:val="24"/>
    </w:rPr>
  </w:style>
  <w:style w:type="paragraph" w:customStyle="1" w:styleId="af5">
    <w:name w:val="论文三级节标题"/>
    <w:basedOn w:val="4"/>
    <w:link w:val="af6"/>
    <w:qFormat/>
    <w:rsid w:val="00950A0E"/>
    <w:pPr>
      <w:spacing w:before="240" w:after="120" w:line="400" w:lineRule="exact"/>
      <w:jc w:val="left"/>
    </w:pPr>
    <w:rPr>
      <w:rFonts w:ascii="Times New Roman" w:eastAsia="黑体" w:hAnsi="Times New Roman"/>
      <w:b w:val="0"/>
      <w:sz w:val="24"/>
    </w:rPr>
  </w:style>
  <w:style w:type="character" w:customStyle="1" w:styleId="af4">
    <w:name w:val="论文二级节标题 字符"/>
    <w:basedOn w:val="ae"/>
    <w:link w:val="af3"/>
    <w:rsid w:val="00950A0E"/>
    <w:rPr>
      <w:rFonts w:ascii="Times New Roman" w:eastAsia="黑体" w:hAnsi="Times New Roman" w:cstheme="majorBidi"/>
      <w:b w:val="0"/>
      <w:bCs/>
      <w:kern w:val="28"/>
      <w:sz w:val="26"/>
      <w:szCs w:val="32"/>
    </w:rPr>
  </w:style>
  <w:style w:type="character" w:customStyle="1" w:styleId="af6">
    <w:name w:val="论文三级节标题 字符"/>
    <w:basedOn w:val="af4"/>
    <w:link w:val="af5"/>
    <w:rsid w:val="00950A0E"/>
    <w:rPr>
      <w:rFonts w:ascii="Times New Roman" w:eastAsia="黑体" w:hAnsi="Times New Roman" w:cstheme="majorBidi"/>
      <w:b w:val="0"/>
      <w:bCs/>
      <w:kern w:val="28"/>
      <w:sz w:val="24"/>
      <w:szCs w:val="28"/>
    </w:rPr>
  </w:style>
  <w:style w:type="character" w:styleId="af7">
    <w:name w:val="Placeholder Text"/>
    <w:basedOn w:val="a1"/>
    <w:uiPriority w:val="99"/>
    <w:semiHidden/>
    <w:rsid w:val="00642A47"/>
    <w:rPr>
      <w:color w:val="808080"/>
    </w:rPr>
  </w:style>
  <w:style w:type="paragraph" w:styleId="af8">
    <w:name w:val="endnote text"/>
    <w:basedOn w:val="a"/>
    <w:link w:val="af9"/>
    <w:uiPriority w:val="99"/>
    <w:semiHidden/>
    <w:unhideWhenUsed/>
    <w:rsid w:val="00A87F7D"/>
    <w:pPr>
      <w:snapToGrid w:val="0"/>
      <w:jc w:val="left"/>
    </w:pPr>
  </w:style>
  <w:style w:type="character" w:customStyle="1" w:styleId="af9">
    <w:name w:val="尾注文本 字符"/>
    <w:basedOn w:val="a1"/>
    <w:link w:val="af8"/>
    <w:uiPriority w:val="99"/>
    <w:semiHidden/>
    <w:rsid w:val="00A87F7D"/>
  </w:style>
  <w:style w:type="character" w:styleId="afa">
    <w:name w:val="endnote reference"/>
    <w:basedOn w:val="a1"/>
    <w:uiPriority w:val="99"/>
    <w:semiHidden/>
    <w:unhideWhenUsed/>
    <w:rsid w:val="00A87F7D"/>
    <w:rPr>
      <w:vertAlign w:val="superscript"/>
    </w:rPr>
  </w:style>
  <w:style w:type="paragraph" w:customStyle="1" w:styleId="afb">
    <w:name w:val="图序与图名"/>
    <w:basedOn w:val="a"/>
    <w:link w:val="afc"/>
    <w:qFormat/>
    <w:rsid w:val="00AA3118"/>
    <w:pPr>
      <w:spacing w:before="120" w:after="240"/>
    </w:pPr>
    <w:rPr>
      <w:rFonts w:ascii="Times New Roman" w:hAnsi="Times New Roman"/>
      <w:sz w:val="22"/>
    </w:rPr>
  </w:style>
  <w:style w:type="paragraph" w:customStyle="1" w:styleId="afd">
    <w:name w:val="图中标注"/>
    <w:basedOn w:val="a"/>
    <w:link w:val="afe"/>
    <w:rsid w:val="00C473EA"/>
    <w:rPr>
      <w:rFonts w:eastAsiaTheme="majorEastAsia"/>
      <w:sz w:val="20"/>
    </w:rPr>
  </w:style>
  <w:style w:type="character" w:customStyle="1" w:styleId="afc">
    <w:name w:val="图序与图名 字符"/>
    <w:basedOn w:val="a1"/>
    <w:link w:val="afb"/>
    <w:rsid w:val="00AA3118"/>
    <w:rPr>
      <w:rFonts w:ascii="Times New Roman" w:hAnsi="Times New Roman"/>
      <w:sz w:val="22"/>
    </w:rPr>
  </w:style>
  <w:style w:type="character" w:customStyle="1" w:styleId="afe">
    <w:name w:val="图中标注 字符"/>
    <w:basedOn w:val="a1"/>
    <w:link w:val="afd"/>
    <w:rsid w:val="00C473EA"/>
    <w:rPr>
      <w:rFonts w:eastAsiaTheme="majorEastAsia"/>
      <w:sz w:val="20"/>
    </w:rPr>
  </w:style>
  <w:style w:type="paragraph" w:styleId="aff">
    <w:name w:val="caption"/>
    <w:basedOn w:val="a"/>
    <w:next w:val="a"/>
    <w:uiPriority w:val="35"/>
    <w:unhideWhenUsed/>
    <w:qFormat/>
    <w:rsid w:val="00C05105"/>
    <w:rPr>
      <w:rFonts w:asciiTheme="majorHAnsi" w:eastAsia="黑体" w:hAnsiTheme="majorHAnsi" w:cstheme="majorBidi"/>
      <w:sz w:val="20"/>
      <w:szCs w:val="20"/>
    </w:rPr>
  </w:style>
  <w:style w:type="character" w:customStyle="1" w:styleId="10">
    <w:name w:val="标题 1 字符"/>
    <w:basedOn w:val="a1"/>
    <w:link w:val="1"/>
    <w:uiPriority w:val="9"/>
    <w:rsid w:val="00003730"/>
    <w:rPr>
      <w:rFonts w:asciiTheme="majorHAnsi" w:eastAsia="黑体" w:hAnsiTheme="majorHAnsi" w:cstheme="majorBidi"/>
      <w:b/>
      <w:kern w:val="44"/>
      <w:sz w:val="44"/>
      <w:szCs w:val="44"/>
    </w:rPr>
  </w:style>
  <w:style w:type="paragraph" w:styleId="aff0">
    <w:name w:val="List Paragraph"/>
    <w:basedOn w:val="a"/>
    <w:uiPriority w:val="34"/>
    <w:qFormat/>
    <w:rsid w:val="00D65AFB"/>
    <w:pPr>
      <w:ind w:firstLineChars="200" w:firstLine="420"/>
    </w:pPr>
  </w:style>
  <w:style w:type="character" w:customStyle="1" w:styleId="20">
    <w:name w:val="标题 2 字符"/>
    <w:basedOn w:val="a1"/>
    <w:link w:val="2"/>
    <w:uiPriority w:val="9"/>
    <w:semiHidden/>
    <w:rsid w:val="00BE4909"/>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950A0E"/>
    <w:rPr>
      <w:b/>
      <w:bCs/>
      <w:sz w:val="32"/>
      <w:szCs w:val="32"/>
    </w:rPr>
  </w:style>
  <w:style w:type="character" w:customStyle="1" w:styleId="40">
    <w:name w:val="标题 4 字符"/>
    <w:basedOn w:val="a1"/>
    <w:link w:val="4"/>
    <w:uiPriority w:val="9"/>
    <w:semiHidden/>
    <w:rsid w:val="00950A0E"/>
    <w:rPr>
      <w:rFonts w:asciiTheme="majorHAnsi" w:eastAsiaTheme="majorEastAsia" w:hAnsiTheme="majorHAnsi" w:cstheme="majorBidi"/>
      <w:b/>
      <w:bCs/>
      <w:sz w:val="28"/>
      <w:szCs w:val="28"/>
    </w:rPr>
  </w:style>
  <w:style w:type="paragraph" w:styleId="aff1">
    <w:name w:val="Normal (Web)"/>
    <w:basedOn w:val="a"/>
    <w:uiPriority w:val="99"/>
    <w:semiHidden/>
    <w:unhideWhenUsed/>
    <w:rsid w:val="005F0937"/>
    <w:pPr>
      <w:widowControl/>
      <w:spacing w:before="100" w:beforeAutospacing="1" w:after="100" w:afterAutospacing="1"/>
      <w:jc w:val="left"/>
    </w:pPr>
    <w:rPr>
      <w:rFonts w:ascii="宋体" w:eastAsia="宋体" w:hAnsi="宋体" w:cs="宋体"/>
      <w:kern w:val="0"/>
      <w:sz w:val="24"/>
      <w:szCs w:val="24"/>
    </w:rPr>
  </w:style>
  <w:style w:type="character" w:styleId="aff2">
    <w:name w:val="Strong"/>
    <w:basedOn w:val="a1"/>
    <w:uiPriority w:val="22"/>
    <w:qFormat/>
    <w:rsid w:val="005F0937"/>
    <w:rPr>
      <w:b/>
      <w:bCs/>
    </w:rPr>
  </w:style>
  <w:style w:type="paragraph" w:styleId="TOC">
    <w:name w:val="TOC Heading"/>
    <w:basedOn w:val="1"/>
    <w:next w:val="a"/>
    <w:uiPriority w:val="39"/>
    <w:unhideWhenUsed/>
    <w:qFormat/>
    <w:rsid w:val="00476A3B"/>
    <w:pPr>
      <w:widowControl/>
      <w:spacing w:before="240" w:after="0" w:line="259" w:lineRule="auto"/>
      <w:jc w:val="left"/>
      <w:outlineLvl w:val="9"/>
    </w:pPr>
    <w:rPr>
      <w:rFonts w:asciiTheme="majorHAnsi" w:eastAsiaTheme="majorEastAsia" w:hAnsiTheme="majorHAnsi"/>
      <w:b w:val="0"/>
      <w:color w:val="365F91" w:themeColor="accent1" w:themeShade="BF"/>
      <w:kern w:val="0"/>
      <w:sz w:val="32"/>
      <w:szCs w:val="32"/>
    </w:rPr>
  </w:style>
  <w:style w:type="paragraph" w:styleId="TOC2">
    <w:name w:val="toc 2"/>
    <w:basedOn w:val="a"/>
    <w:next w:val="a"/>
    <w:autoRedefine/>
    <w:uiPriority w:val="39"/>
    <w:unhideWhenUsed/>
    <w:rsid w:val="00476A3B"/>
    <w:pPr>
      <w:widowControl/>
      <w:spacing w:after="100" w:line="259" w:lineRule="auto"/>
      <w:ind w:left="220"/>
      <w:jc w:val="left"/>
    </w:pPr>
    <w:rPr>
      <w:rFonts w:cs="Times New Roman"/>
      <w:kern w:val="0"/>
      <w:sz w:val="22"/>
    </w:rPr>
  </w:style>
  <w:style w:type="paragraph" w:styleId="TOC1">
    <w:name w:val="toc 1"/>
    <w:basedOn w:val="a"/>
    <w:next w:val="a"/>
    <w:link w:val="TOC10"/>
    <w:autoRedefine/>
    <w:uiPriority w:val="39"/>
    <w:unhideWhenUsed/>
    <w:rsid w:val="00EE091A"/>
    <w:pPr>
      <w:widowControl/>
      <w:tabs>
        <w:tab w:val="right" w:leader="dot" w:pos="8296"/>
      </w:tabs>
      <w:spacing w:before="120" w:line="400" w:lineRule="exact"/>
      <w:jc w:val="left"/>
    </w:pPr>
    <w:rPr>
      <w:rFonts w:ascii="黑体" w:eastAsia="黑体" w:hAnsi="黑体" w:cs="Times New Roman"/>
      <w:noProof/>
      <w:kern w:val="0"/>
      <w:sz w:val="24"/>
      <w:szCs w:val="24"/>
    </w:rPr>
  </w:style>
  <w:style w:type="paragraph" w:styleId="TOC3">
    <w:name w:val="toc 3"/>
    <w:basedOn w:val="a"/>
    <w:next w:val="a"/>
    <w:autoRedefine/>
    <w:uiPriority w:val="39"/>
    <w:unhideWhenUsed/>
    <w:rsid w:val="00664599"/>
    <w:pPr>
      <w:widowControl/>
      <w:tabs>
        <w:tab w:val="right" w:leader="dot" w:pos="8296"/>
      </w:tabs>
      <w:spacing w:line="400" w:lineRule="exact"/>
      <w:ind w:left="442"/>
      <w:jc w:val="left"/>
    </w:pPr>
    <w:rPr>
      <w:rFonts w:cs="Times New Roman"/>
      <w:kern w:val="0"/>
      <w:sz w:val="22"/>
    </w:rPr>
  </w:style>
  <w:style w:type="character" w:styleId="aff3">
    <w:name w:val="Hyperlink"/>
    <w:basedOn w:val="a1"/>
    <w:uiPriority w:val="99"/>
    <w:unhideWhenUsed/>
    <w:rsid w:val="00476A3B"/>
    <w:rPr>
      <w:color w:val="0000FF" w:themeColor="hyperlink"/>
      <w:u w:val="single"/>
    </w:rPr>
  </w:style>
  <w:style w:type="paragraph" w:customStyle="1" w:styleId="aff4">
    <w:name w:val="表序与表名"/>
    <w:basedOn w:val="af"/>
    <w:link w:val="aff5"/>
    <w:qFormat/>
    <w:rsid w:val="005E13C9"/>
    <w:pPr>
      <w:spacing w:before="240" w:after="120" w:line="240" w:lineRule="auto"/>
      <w:jc w:val="center"/>
    </w:pPr>
    <w:rPr>
      <w:sz w:val="22"/>
    </w:rPr>
  </w:style>
  <w:style w:type="paragraph" w:customStyle="1" w:styleId="aff6">
    <w:name w:val="表格文字"/>
    <w:basedOn w:val="af"/>
    <w:link w:val="aff7"/>
    <w:qFormat/>
    <w:rsid w:val="005E13C9"/>
    <w:pPr>
      <w:spacing w:before="60" w:after="60" w:line="240" w:lineRule="auto"/>
      <w:jc w:val="center"/>
    </w:pPr>
    <w:rPr>
      <w:sz w:val="22"/>
    </w:rPr>
  </w:style>
  <w:style w:type="character" w:customStyle="1" w:styleId="aff5">
    <w:name w:val="表序与表名 字符"/>
    <w:basedOn w:val="af0"/>
    <w:link w:val="aff4"/>
    <w:rsid w:val="005E13C9"/>
    <w:rPr>
      <w:rFonts w:ascii="Times New Roman" w:hAnsi="Times New Roman"/>
      <w:sz w:val="22"/>
    </w:rPr>
  </w:style>
  <w:style w:type="paragraph" w:customStyle="1" w:styleId="aff8">
    <w:name w:val="表格注释"/>
    <w:basedOn w:val="af"/>
    <w:link w:val="aff9"/>
    <w:qFormat/>
    <w:rsid w:val="005E13C9"/>
    <w:pPr>
      <w:spacing w:before="120" w:after="240" w:line="240" w:lineRule="auto"/>
    </w:pPr>
    <w:rPr>
      <w:sz w:val="21"/>
    </w:rPr>
  </w:style>
  <w:style w:type="character" w:customStyle="1" w:styleId="aff7">
    <w:name w:val="表格文字 字符"/>
    <w:basedOn w:val="af0"/>
    <w:link w:val="aff6"/>
    <w:rsid w:val="005E13C9"/>
    <w:rPr>
      <w:rFonts w:ascii="Times New Roman" w:hAnsi="Times New Roman"/>
      <w:sz w:val="22"/>
    </w:rPr>
  </w:style>
  <w:style w:type="paragraph" w:styleId="affa">
    <w:name w:val="Quote"/>
    <w:basedOn w:val="a"/>
    <w:next w:val="a"/>
    <w:link w:val="affb"/>
    <w:autoRedefine/>
    <w:uiPriority w:val="29"/>
    <w:qFormat/>
    <w:rsid w:val="00887BBF"/>
    <w:pPr>
      <w:widowControl/>
      <w:tabs>
        <w:tab w:val="left" w:pos="630"/>
      </w:tabs>
      <w:spacing w:line="240" w:lineRule="atLeast"/>
      <w:ind w:left="634" w:hanging="634"/>
    </w:pPr>
    <w:rPr>
      <w:rFonts w:ascii="Cambria Math" w:eastAsia="宋体" w:hAnsi="Cambria Math"/>
      <w:iCs/>
      <w:kern w:val="0"/>
      <w:sz w:val="24"/>
    </w:rPr>
  </w:style>
  <w:style w:type="character" w:customStyle="1" w:styleId="aff9">
    <w:name w:val="表格注释 字符"/>
    <w:basedOn w:val="af0"/>
    <w:link w:val="aff8"/>
    <w:rsid w:val="005E13C9"/>
    <w:rPr>
      <w:rFonts w:ascii="Times New Roman" w:hAnsi="Times New Roman"/>
      <w:sz w:val="24"/>
    </w:rPr>
  </w:style>
  <w:style w:type="character" w:customStyle="1" w:styleId="affb">
    <w:name w:val="引用 字符"/>
    <w:basedOn w:val="a1"/>
    <w:link w:val="affa"/>
    <w:uiPriority w:val="29"/>
    <w:rsid w:val="00887BBF"/>
    <w:rPr>
      <w:rFonts w:ascii="Cambria Math" w:eastAsia="宋体" w:hAnsi="Cambria Math"/>
      <w:iCs/>
      <w:kern w:val="0"/>
      <w:sz w:val="24"/>
    </w:rPr>
  </w:style>
  <w:style w:type="paragraph" w:customStyle="1" w:styleId="affc">
    <w:name w:val="参考文献"/>
    <w:basedOn w:val="a"/>
    <w:link w:val="affd"/>
    <w:qFormat/>
    <w:rsid w:val="00611076"/>
    <w:pPr>
      <w:spacing w:before="60" w:line="320" w:lineRule="exact"/>
    </w:pPr>
    <w:rPr>
      <w:rFonts w:ascii="Times New Roman" w:hAnsi="Times New Roman"/>
    </w:rPr>
  </w:style>
  <w:style w:type="paragraph" w:styleId="affe">
    <w:name w:val="Bibliography"/>
    <w:basedOn w:val="a"/>
    <w:next w:val="a"/>
    <w:uiPriority w:val="37"/>
    <w:unhideWhenUsed/>
    <w:rsid w:val="00611076"/>
    <w:pPr>
      <w:tabs>
        <w:tab w:val="left" w:pos="624"/>
      </w:tabs>
      <w:ind w:left="624" w:hanging="624"/>
    </w:pPr>
  </w:style>
  <w:style w:type="character" w:customStyle="1" w:styleId="affd">
    <w:name w:val="参考文献 字符"/>
    <w:basedOn w:val="a1"/>
    <w:link w:val="affc"/>
    <w:rsid w:val="00611076"/>
    <w:rPr>
      <w:rFonts w:ascii="Times New Roman" w:hAnsi="Times New Roman"/>
    </w:rPr>
  </w:style>
  <w:style w:type="paragraph" w:styleId="afff">
    <w:name w:val="Plain Text"/>
    <w:basedOn w:val="a"/>
    <w:link w:val="afff0"/>
    <w:rsid w:val="005D7D37"/>
    <w:rPr>
      <w:rFonts w:ascii="宋体" w:eastAsia="宋体" w:hAnsi="Courier New" w:cs="幼圆"/>
      <w:szCs w:val="21"/>
    </w:rPr>
  </w:style>
  <w:style w:type="character" w:customStyle="1" w:styleId="afff0">
    <w:name w:val="纯文本 字符"/>
    <w:basedOn w:val="a1"/>
    <w:link w:val="afff"/>
    <w:rsid w:val="005D7D37"/>
    <w:rPr>
      <w:rFonts w:ascii="宋体" w:eastAsia="宋体" w:hAnsi="Courier New" w:cs="幼圆"/>
      <w:szCs w:val="21"/>
    </w:rPr>
  </w:style>
  <w:style w:type="paragraph" w:customStyle="1" w:styleId="afff1">
    <w:name w:val="公式"/>
    <w:basedOn w:val="a"/>
    <w:link w:val="afff2"/>
    <w:qFormat/>
    <w:rsid w:val="00F23273"/>
    <w:pPr>
      <w:tabs>
        <w:tab w:val="center" w:pos="3990"/>
        <w:tab w:val="right" w:pos="8400"/>
      </w:tabs>
      <w:spacing w:line="360" w:lineRule="auto"/>
    </w:pPr>
    <w:rPr>
      <w:rFonts w:ascii="Times New Roman" w:eastAsia="宋体" w:hAnsi="Times New Roman"/>
      <w:sz w:val="24"/>
    </w:rPr>
  </w:style>
  <w:style w:type="character" w:customStyle="1" w:styleId="afff2">
    <w:name w:val="公式 字符"/>
    <w:basedOn w:val="a1"/>
    <w:link w:val="afff1"/>
    <w:rsid w:val="00F23273"/>
    <w:rPr>
      <w:rFonts w:ascii="Times New Roman" w:eastAsia="宋体" w:hAnsi="Times New Roman"/>
      <w:sz w:val="24"/>
    </w:rPr>
  </w:style>
  <w:style w:type="paragraph" w:styleId="afff3">
    <w:name w:val="Revision"/>
    <w:hidden/>
    <w:uiPriority w:val="99"/>
    <w:semiHidden/>
    <w:rsid w:val="00584D49"/>
  </w:style>
  <w:style w:type="paragraph" w:styleId="TOC6">
    <w:name w:val="toc 6"/>
    <w:basedOn w:val="a"/>
    <w:next w:val="a"/>
    <w:autoRedefine/>
    <w:uiPriority w:val="39"/>
    <w:semiHidden/>
    <w:unhideWhenUsed/>
    <w:rsid w:val="00BA47AC"/>
    <w:pPr>
      <w:ind w:leftChars="1000" w:left="2100"/>
    </w:pPr>
  </w:style>
  <w:style w:type="table" w:styleId="afff4">
    <w:name w:val="Table Grid"/>
    <w:basedOn w:val="a2"/>
    <w:uiPriority w:val="59"/>
    <w:rsid w:val="002B40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1"/>
    <w:rsid w:val="008B533D"/>
  </w:style>
  <w:style w:type="character" w:customStyle="1" w:styleId="mord">
    <w:name w:val="mord"/>
    <w:basedOn w:val="a1"/>
    <w:rsid w:val="008B533D"/>
  </w:style>
  <w:style w:type="character" w:customStyle="1" w:styleId="mopen">
    <w:name w:val="mopen"/>
    <w:basedOn w:val="a1"/>
    <w:rsid w:val="008B533D"/>
  </w:style>
  <w:style w:type="character" w:customStyle="1" w:styleId="mclose">
    <w:name w:val="mclose"/>
    <w:basedOn w:val="a1"/>
    <w:rsid w:val="008B533D"/>
  </w:style>
  <w:style w:type="paragraph" w:customStyle="1" w:styleId="afff5">
    <w:name w:val="图"/>
    <w:basedOn w:val="afb"/>
    <w:link w:val="afff6"/>
    <w:qFormat/>
    <w:rsid w:val="00E20016"/>
    <w:pPr>
      <w:jc w:val="center"/>
    </w:pPr>
    <w:rPr>
      <w:noProof/>
    </w:rPr>
  </w:style>
  <w:style w:type="character" w:styleId="afff7">
    <w:name w:val="Unresolved Mention"/>
    <w:basedOn w:val="a1"/>
    <w:uiPriority w:val="99"/>
    <w:semiHidden/>
    <w:unhideWhenUsed/>
    <w:rsid w:val="00114E08"/>
    <w:rPr>
      <w:color w:val="605E5C"/>
      <w:shd w:val="clear" w:color="auto" w:fill="E1DFDD"/>
    </w:rPr>
  </w:style>
  <w:style w:type="character" w:customStyle="1" w:styleId="afff6">
    <w:name w:val="图 字符"/>
    <w:basedOn w:val="afc"/>
    <w:link w:val="afff5"/>
    <w:rsid w:val="00E20016"/>
    <w:rPr>
      <w:rFonts w:ascii="Times New Roman" w:hAnsi="Times New Roman"/>
      <w:noProof/>
      <w:sz w:val="22"/>
    </w:rPr>
  </w:style>
  <w:style w:type="paragraph" w:customStyle="1" w:styleId="11">
    <w:name w:val="目录1"/>
    <w:basedOn w:val="a"/>
    <w:link w:val="12"/>
    <w:qFormat/>
    <w:rsid w:val="002074F6"/>
    <w:pPr>
      <w:widowControl/>
      <w:spacing w:before="120" w:line="400" w:lineRule="exact"/>
      <w:jc w:val="left"/>
    </w:pPr>
    <w:rPr>
      <w:rFonts w:eastAsia="黑体"/>
      <w:sz w:val="24"/>
      <w:szCs w:val="28"/>
    </w:rPr>
  </w:style>
  <w:style w:type="paragraph" w:customStyle="1" w:styleId="21">
    <w:name w:val="目录2"/>
    <w:basedOn w:val="TOC1"/>
    <w:link w:val="22"/>
    <w:qFormat/>
    <w:rsid w:val="002074F6"/>
    <w:rPr>
      <w:rFonts w:ascii="Times New Roman" w:eastAsiaTheme="minorEastAsia" w:hAnsi="Times New Roman"/>
    </w:rPr>
  </w:style>
  <w:style w:type="character" w:customStyle="1" w:styleId="12">
    <w:name w:val="目录1 字符"/>
    <w:basedOn w:val="a1"/>
    <w:link w:val="11"/>
    <w:rsid w:val="002074F6"/>
    <w:rPr>
      <w:rFonts w:eastAsia="黑体"/>
      <w:sz w:val="24"/>
      <w:szCs w:val="28"/>
    </w:rPr>
  </w:style>
  <w:style w:type="character" w:customStyle="1" w:styleId="TOC10">
    <w:name w:val="TOC 1 字符"/>
    <w:basedOn w:val="a1"/>
    <w:link w:val="TOC1"/>
    <w:uiPriority w:val="39"/>
    <w:rsid w:val="00EE091A"/>
    <w:rPr>
      <w:rFonts w:ascii="黑体" w:eastAsia="黑体" w:hAnsi="黑体" w:cs="Times New Roman"/>
      <w:noProof/>
      <w:kern w:val="0"/>
      <w:sz w:val="24"/>
      <w:szCs w:val="24"/>
    </w:rPr>
  </w:style>
  <w:style w:type="character" w:customStyle="1" w:styleId="22">
    <w:name w:val="目录2 字符"/>
    <w:basedOn w:val="TOC10"/>
    <w:link w:val="21"/>
    <w:rsid w:val="002074F6"/>
    <w:rPr>
      <w:rFonts w:ascii="Times New Roman" w:eastAsia="黑体" w:hAnsi="Times New Roman" w:cs="Times New Roman"/>
      <w:noProof/>
      <w:kern w:val="0"/>
      <w:sz w:val="24"/>
      <w:szCs w:val="24"/>
    </w:rPr>
  </w:style>
  <w:style w:type="paragraph" w:styleId="afff8">
    <w:name w:val="footnote text"/>
    <w:basedOn w:val="a"/>
    <w:link w:val="afff9"/>
    <w:semiHidden/>
    <w:unhideWhenUsed/>
    <w:rsid w:val="00B775C1"/>
    <w:pPr>
      <w:snapToGrid w:val="0"/>
      <w:jc w:val="left"/>
    </w:pPr>
    <w:rPr>
      <w:rFonts w:ascii="Times New Roman" w:eastAsia="宋体" w:hAnsi="Times New Roman" w:cs="Times New Roman"/>
      <w:sz w:val="18"/>
      <w:szCs w:val="18"/>
    </w:rPr>
  </w:style>
  <w:style w:type="character" w:customStyle="1" w:styleId="afff9">
    <w:name w:val="脚注文本 字符"/>
    <w:basedOn w:val="a1"/>
    <w:link w:val="afff8"/>
    <w:semiHidden/>
    <w:rsid w:val="00B775C1"/>
    <w:rPr>
      <w:rFonts w:ascii="Times New Roman" w:eastAsia="宋体" w:hAnsi="Times New Roman" w:cs="Times New Roman"/>
      <w:sz w:val="18"/>
      <w:szCs w:val="18"/>
    </w:rPr>
  </w:style>
  <w:style w:type="character" w:styleId="afffa">
    <w:name w:val="footnote reference"/>
    <w:semiHidden/>
    <w:unhideWhenUsed/>
    <w:rsid w:val="00B775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130249">
      <w:bodyDiv w:val="1"/>
      <w:marLeft w:val="0"/>
      <w:marRight w:val="0"/>
      <w:marTop w:val="0"/>
      <w:marBottom w:val="0"/>
      <w:divBdr>
        <w:top w:val="none" w:sz="0" w:space="0" w:color="auto"/>
        <w:left w:val="none" w:sz="0" w:space="0" w:color="auto"/>
        <w:bottom w:val="none" w:sz="0" w:space="0" w:color="auto"/>
        <w:right w:val="none" w:sz="0" w:space="0" w:color="auto"/>
      </w:divBdr>
      <w:divsChild>
        <w:div w:id="1458839444">
          <w:marLeft w:val="0"/>
          <w:marRight w:val="0"/>
          <w:marTop w:val="0"/>
          <w:marBottom w:val="0"/>
          <w:divBdr>
            <w:top w:val="none" w:sz="0" w:space="0" w:color="auto"/>
            <w:left w:val="none" w:sz="0" w:space="0" w:color="auto"/>
            <w:bottom w:val="none" w:sz="0" w:space="0" w:color="auto"/>
            <w:right w:val="none" w:sz="0" w:space="0" w:color="auto"/>
          </w:divBdr>
          <w:divsChild>
            <w:div w:id="775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04497">
      <w:bodyDiv w:val="1"/>
      <w:marLeft w:val="0"/>
      <w:marRight w:val="0"/>
      <w:marTop w:val="0"/>
      <w:marBottom w:val="0"/>
      <w:divBdr>
        <w:top w:val="none" w:sz="0" w:space="0" w:color="auto"/>
        <w:left w:val="none" w:sz="0" w:space="0" w:color="auto"/>
        <w:bottom w:val="none" w:sz="0" w:space="0" w:color="auto"/>
        <w:right w:val="none" w:sz="0" w:space="0" w:color="auto"/>
      </w:divBdr>
      <w:divsChild>
        <w:div w:id="1125082500">
          <w:marLeft w:val="0"/>
          <w:marRight w:val="0"/>
          <w:marTop w:val="0"/>
          <w:marBottom w:val="0"/>
          <w:divBdr>
            <w:top w:val="none" w:sz="0" w:space="0" w:color="auto"/>
            <w:left w:val="none" w:sz="0" w:space="0" w:color="auto"/>
            <w:bottom w:val="none" w:sz="0" w:space="0" w:color="auto"/>
            <w:right w:val="none" w:sz="0" w:space="0" w:color="auto"/>
          </w:divBdr>
          <w:divsChild>
            <w:div w:id="4649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3841">
      <w:bodyDiv w:val="1"/>
      <w:marLeft w:val="0"/>
      <w:marRight w:val="0"/>
      <w:marTop w:val="0"/>
      <w:marBottom w:val="0"/>
      <w:divBdr>
        <w:top w:val="none" w:sz="0" w:space="0" w:color="auto"/>
        <w:left w:val="none" w:sz="0" w:space="0" w:color="auto"/>
        <w:bottom w:val="none" w:sz="0" w:space="0" w:color="auto"/>
        <w:right w:val="none" w:sz="0" w:space="0" w:color="auto"/>
      </w:divBdr>
    </w:div>
    <w:div w:id="664011703">
      <w:bodyDiv w:val="1"/>
      <w:marLeft w:val="0"/>
      <w:marRight w:val="0"/>
      <w:marTop w:val="0"/>
      <w:marBottom w:val="0"/>
      <w:divBdr>
        <w:top w:val="none" w:sz="0" w:space="0" w:color="auto"/>
        <w:left w:val="none" w:sz="0" w:space="0" w:color="auto"/>
        <w:bottom w:val="none" w:sz="0" w:space="0" w:color="auto"/>
        <w:right w:val="none" w:sz="0" w:space="0" w:color="auto"/>
      </w:divBdr>
    </w:div>
    <w:div w:id="763376814">
      <w:bodyDiv w:val="1"/>
      <w:marLeft w:val="0"/>
      <w:marRight w:val="0"/>
      <w:marTop w:val="0"/>
      <w:marBottom w:val="0"/>
      <w:divBdr>
        <w:top w:val="none" w:sz="0" w:space="0" w:color="auto"/>
        <w:left w:val="none" w:sz="0" w:space="0" w:color="auto"/>
        <w:bottom w:val="none" w:sz="0" w:space="0" w:color="auto"/>
        <w:right w:val="none" w:sz="0" w:space="0" w:color="auto"/>
      </w:divBdr>
      <w:divsChild>
        <w:div w:id="1093168797">
          <w:marLeft w:val="0"/>
          <w:marRight w:val="0"/>
          <w:marTop w:val="0"/>
          <w:marBottom w:val="0"/>
          <w:divBdr>
            <w:top w:val="none" w:sz="0" w:space="0" w:color="auto"/>
            <w:left w:val="none" w:sz="0" w:space="0" w:color="auto"/>
            <w:bottom w:val="none" w:sz="0" w:space="0" w:color="auto"/>
            <w:right w:val="none" w:sz="0" w:space="0" w:color="auto"/>
          </w:divBdr>
          <w:divsChild>
            <w:div w:id="12960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82957">
      <w:bodyDiv w:val="1"/>
      <w:marLeft w:val="0"/>
      <w:marRight w:val="0"/>
      <w:marTop w:val="0"/>
      <w:marBottom w:val="0"/>
      <w:divBdr>
        <w:top w:val="none" w:sz="0" w:space="0" w:color="auto"/>
        <w:left w:val="none" w:sz="0" w:space="0" w:color="auto"/>
        <w:bottom w:val="none" w:sz="0" w:space="0" w:color="auto"/>
        <w:right w:val="none" w:sz="0" w:space="0" w:color="auto"/>
      </w:divBdr>
    </w:div>
    <w:div w:id="838470868">
      <w:bodyDiv w:val="1"/>
      <w:marLeft w:val="0"/>
      <w:marRight w:val="0"/>
      <w:marTop w:val="0"/>
      <w:marBottom w:val="0"/>
      <w:divBdr>
        <w:top w:val="none" w:sz="0" w:space="0" w:color="auto"/>
        <w:left w:val="none" w:sz="0" w:space="0" w:color="auto"/>
        <w:bottom w:val="none" w:sz="0" w:space="0" w:color="auto"/>
        <w:right w:val="none" w:sz="0" w:space="0" w:color="auto"/>
      </w:divBdr>
    </w:div>
    <w:div w:id="846989515">
      <w:bodyDiv w:val="1"/>
      <w:marLeft w:val="0"/>
      <w:marRight w:val="0"/>
      <w:marTop w:val="0"/>
      <w:marBottom w:val="0"/>
      <w:divBdr>
        <w:top w:val="none" w:sz="0" w:space="0" w:color="auto"/>
        <w:left w:val="none" w:sz="0" w:space="0" w:color="auto"/>
        <w:bottom w:val="none" w:sz="0" w:space="0" w:color="auto"/>
        <w:right w:val="none" w:sz="0" w:space="0" w:color="auto"/>
      </w:divBdr>
      <w:divsChild>
        <w:div w:id="1300497536">
          <w:marLeft w:val="0"/>
          <w:marRight w:val="0"/>
          <w:marTop w:val="0"/>
          <w:marBottom w:val="0"/>
          <w:divBdr>
            <w:top w:val="none" w:sz="0" w:space="0" w:color="auto"/>
            <w:left w:val="none" w:sz="0" w:space="0" w:color="auto"/>
            <w:bottom w:val="none" w:sz="0" w:space="0" w:color="auto"/>
            <w:right w:val="none" w:sz="0" w:space="0" w:color="auto"/>
          </w:divBdr>
          <w:divsChild>
            <w:div w:id="7971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34007">
      <w:bodyDiv w:val="1"/>
      <w:marLeft w:val="0"/>
      <w:marRight w:val="0"/>
      <w:marTop w:val="0"/>
      <w:marBottom w:val="0"/>
      <w:divBdr>
        <w:top w:val="none" w:sz="0" w:space="0" w:color="auto"/>
        <w:left w:val="none" w:sz="0" w:space="0" w:color="auto"/>
        <w:bottom w:val="none" w:sz="0" w:space="0" w:color="auto"/>
        <w:right w:val="none" w:sz="0" w:space="0" w:color="auto"/>
      </w:divBdr>
      <w:divsChild>
        <w:div w:id="1116289340">
          <w:marLeft w:val="0"/>
          <w:marRight w:val="0"/>
          <w:marTop w:val="0"/>
          <w:marBottom w:val="0"/>
          <w:divBdr>
            <w:top w:val="none" w:sz="0" w:space="0" w:color="auto"/>
            <w:left w:val="none" w:sz="0" w:space="0" w:color="auto"/>
            <w:bottom w:val="none" w:sz="0" w:space="0" w:color="auto"/>
            <w:right w:val="none" w:sz="0" w:space="0" w:color="auto"/>
          </w:divBdr>
          <w:divsChild>
            <w:div w:id="164496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04585">
      <w:bodyDiv w:val="1"/>
      <w:marLeft w:val="0"/>
      <w:marRight w:val="0"/>
      <w:marTop w:val="0"/>
      <w:marBottom w:val="0"/>
      <w:divBdr>
        <w:top w:val="none" w:sz="0" w:space="0" w:color="auto"/>
        <w:left w:val="none" w:sz="0" w:space="0" w:color="auto"/>
        <w:bottom w:val="none" w:sz="0" w:space="0" w:color="auto"/>
        <w:right w:val="none" w:sz="0" w:space="0" w:color="auto"/>
      </w:divBdr>
    </w:div>
    <w:div w:id="1295913681">
      <w:bodyDiv w:val="1"/>
      <w:marLeft w:val="0"/>
      <w:marRight w:val="0"/>
      <w:marTop w:val="0"/>
      <w:marBottom w:val="0"/>
      <w:divBdr>
        <w:top w:val="none" w:sz="0" w:space="0" w:color="auto"/>
        <w:left w:val="none" w:sz="0" w:space="0" w:color="auto"/>
        <w:bottom w:val="none" w:sz="0" w:space="0" w:color="auto"/>
        <w:right w:val="none" w:sz="0" w:space="0" w:color="auto"/>
      </w:divBdr>
      <w:divsChild>
        <w:div w:id="1321075297">
          <w:marLeft w:val="0"/>
          <w:marRight w:val="0"/>
          <w:marTop w:val="0"/>
          <w:marBottom w:val="0"/>
          <w:divBdr>
            <w:top w:val="none" w:sz="0" w:space="0" w:color="auto"/>
            <w:left w:val="none" w:sz="0" w:space="0" w:color="auto"/>
            <w:bottom w:val="none" w:sz="0" w:space="0" w:color="auto"/>
            <w:right w:val="none" w:sz="0" w:space="0" w:color="auto"/>
          </w:divBdr>
          <w:divsChild>
            <w:div w:id="1966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7401">
      <w:bodyDiv w:val="1"/>
      <w:marLeft w:val="0"/>
      <w:marRight w:val="0"/>
      <w:marTop w:val="0"/>
      <w:marBottom w:val="0"/>
      <w:divBdr>
        <w:top w:val="none" w:sz="0" w:space="0" w:color="auto"/>
        <w:left w:val="none" w:sz="0" w:space="0" w:color="auto"/>
        <w:bottom w:val="none" w:sz="0" w:space="0" w:color="auto"/>
        <w:right w:val="none" w:sz="0" w:space="0" w:color="auto"/>
      </w:divBdr>
    </w:div>
    <w:div w:id="1362128235">
      <w:bodyDiv w:val="1"/>
      <w:marLeft w:val="0"/>
      <w:marRight w:val="0"/>
      <w:marTop w:val="0"/>
      <w:marBottom w:val="0"/>
      <w:divBdr>
        <w:top w:val="none" w:sz="0" w:space="0" w:color="auto"/>
        <w:left w:val="none" w:sz="0" w:space="0" w:color="auto"/>
        <w:bottom w:val="none" w:sz="0" w:space="0" w:color="auto"/>
        <w:right w:val="none" w:sz="0" w:space="0" w:color="auto"/>
      </w:divBdr>
    </w:div>
    <w:div w:id="1380739833">
      <w:bodyDiv w:val="1"/>
      <w:marLeft w:val="0"/>
      <w:marRight w:val="0"/>
      <w:marTop w:val="0"/>
      <w:marBottom w:val="0"/>
      <w:divBdr>
        <w:top w:val="none" w:sz="0" w:space="0" w:color="auto"/>
        <w:left w:val="none" w:sz="0" w:space="0" w:color="auto"/>
        <w:bottom w:val="none" w:sz="0" w:space="0" w:color="auto"/>
        <w:right w:val="none" w:sz="0" w:space="0" w:color="auto"/>
      </w:divBdr>
      <w:divsChild>
        <w:div w:id="288172300">
          <w:marLeft w:val="0"/>
          <w:marRight w:val="0"/>
          <w:marTop w:val="0"/>
          <w:marBottom w:val="0"/>
          <w:divBdr>
            <w:top w:val="none" w:sz="0" w:space="0" w:color="auto"/>
            <w:left w:val="none" w:sz="0" w:space="0" w:color="auto"/>
            <w:bottom w:val="none" w:sz="0" w:space="0" w:color="auto"/>
            <w:right w:val="none" w:sz="0" w:space="0" w:color="auto"/>
          </w:divBdr>
          <w:divsChild>
            <w:div w:id="16778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4012">
      <w:bodyDiv w:val="1"/>
      <w:marLeft w:val="0"/>
      <w:marRight w:val="0"/>
      <w:marTop w:val="0"/>
      <w:marBottom w:val="0"/>
      <w:divBdr>
        <w:top w:val="none" w:sz="0" w:space="0" w:color="auto"/>
        <w:left w:val="none" w:sz="0" w:space="0" w:color="auto"/>
        <w:bottom w:val="none" w:sz="0" w:space="0" w:color="auto"/>
        <w:right w:val="none" w:sz="0" w:space="0" w:color="auto"/>
      </w:divBdr>
      <w:divsChild>
        <w:div w:id="291794624">
          <w:marLeft w:val="0"/>
          <w:marRight w:val="0"/>
          <w:marTop w:val="0"/>
          <w:marBottom w:val="0"/>
          <w:divBdr>
            <w:top w:val="none" w:sz="0" w:space="0" w:color="auto"/>
            <w:left w:val="none" w:sz="0" w:space="0" w:color="auto"/>
            <w:bottom w:val="none" w:sz="0" w:space="0" w:color="auto"/>
            <w:right w:val="none" w:sz="0" w:space="0" w:color="auto"/>
          </w:divBdr>
          <w:divsChild>
            <w:div w:id="10015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25220">
      <w:bodyDiv w:val="1"/>
      <w:marLeft w:val="0"/>
      <w:marRight w:val="0"/>
      <w:marTop w:val="0"/>
      <w:marBottom w:val="0"/>
      <w:divBdr>
        <w:top w:val="none" w:sz="0" w:space="0" w:color="auto"/>
        <w:left w:val="none" w:sz="0" w:space="0" w:color="auto"/>
        <w:bottom w:val="none" w:sz="0" w:space="0" w:color="auto"/>
        <w:right w:val="none" w:sz="0" w:space="0" w:color="auto"/>
      </w:divBdr>
    </w:div>
    <w:div w:id="1772583169">
      <w:bodyDiv w:val="1"/>
      <w:marLeft w:val="0"/>
      <w:marRight w:val="0"/>
      <w:marTop w:val="0"/>
      <w:marBottom w:val="0"/>
      <w:divBdr>
        <w:top w:val="none" w:sz="0" w:space="0" w:color="auto"/>
        <w:left w:val="none" w:sz="0" w:space="0" w:color="auto"/>
        <w:bottom w:val="none" w:sz="0" w:space="0" w:color="auto"/>
        <w:right w:val="none" w:sz="0" w:space="0" w:color="auto"/>
      </w:divBdr>
    </w:div>
    <w:div w:id="1899897531">
      <w:bodyDiv w:val="1"/>
      <w:marLeft w:val="0"/>
      <w:marRight w:val="0"/>
      <w:marTop w:val="0"/>
      <w:marBottom w:val="0"/>
      <w:divBdr>
        <w:top w:val="none" w:sz="0" w:space="0" w:color="auto"/>
        <w:left w:val="none" w:sz="0" w:space="0" w:color="auto"/>
        <w:bottom w:val="none" w:sz="0" w:space="0" w:color="auto"/>
        <w:right w:val="none" w:sz="0" w:space="0" w:color="auto"/>
      </w:divBdr>
      <w:divsChild>
        <w:div w:id="947739434">
          <w:marLeft w:val="0"/>
          <w:marRight w:val="0"/>
          <w:marTop w:val="0"/>
          <w:marBottom w:val="0"/>
          <w:divBdr>
            <w:top w:val="none" w:sz="0" w:space="0" w:color="auto"/>
            <w:left w:val="none" w:sz="0" w:space="0" w:color="auto"/>
            <w:bottom w:val="none" w:sz="0" w:space="0" w:color="auto"/>
            <w:right w:val="none" w:sz="0" w:space="0" w:color="auto"/>
          </w:divBdr>
          <w:divsChild>
            <w:div w:id="8568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06393">
      <w:bodyDiv w:val="1"/>
      <w:marLeft w:val="0"/>
      <w:marRight w:val="0"/>
      <w:marTop w:val="0"/>
      <w:marBottom w:val="0"/>
      <w:divBdr>
        <w:top w:val="none" w:sz="0" w:space="0" w:color="auto"/>
        <w:left w:val="none" w:sz="0" w:space="0" w:color="auto"/>
        <w:bottom w:val="none" w:sz="0" w:space="0" w:color="auto"/>
        <w:right w:val="none" w:sz="0" w:space="0" w:color="auto"/>
      </w:divBdr>
    </w:div>
    <w:div w:id="2030373517">
      <w:bodyDiv w:val="1"/>
      <w:marLeft w:val="0"/>
      <w:marRight w:val="0"/>
      <w:marTop w:val="0"/>
      <w:marBottom w:val="0"/>
      <w:divBdr>
        <w:top w:val="none" w:sz="0" w:space="0" w:color="auto"/>
        <w:left w:val="none" w:sz="0" w:space="0" w:color="auto"/>
        <w:bottom w:val="none" w:sz="0" w:space="0" w:color="auto"/>
        <w:right w:val="none" w:sz="0" w:space="0" w:color="auto"/>
      </w:divBdr>
      <w:divsChild>
        <w:div w:id="1561940884">
          <w:marLeft w:val="0"/>
          <w:marRight w:val="0"/>
          <w:marTop w:val="0"/>
          <w:marBottom w:val="0"/>
          <w:divBdr>
            <w:top w:val="none" w:sz="0" w:space="0" w:color="auto"/>
            <w:left w:val="none" w:sz="0" w:space="0" w:color="auto"/>
            <w:bottom w:val="none" w:sz="0" w:space="0" w:color="auto"/>
            <w:right w:val="none" w:sz="0" w:space="0" w:color="auto"/>
          </w:divBdr>
          <w:divsChild>
            <w:div w:id="14743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1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E7C96-BA07-4162-AF4E-498D902E8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2264</TotalTime>
  <Pages>28</Pages>
  <Words>2202</Words>
  <Characters>12557</Characters>
  <Application>Microsoft Office Word</Application>
  <DocSecurity>0</DocSecurity>
  <Lines>104</Lines>
  <Paragraphs>29</Paragraphs>
  <ScaleCrop>false</ScaleCrop>
  <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feynm</cp:lastModifiedBy>
  <cp:revision>188</cp:revision>
  <cp:lastPrinted>2026-03-19T06:03:00Z</cp:lastPrinted>
  <dcterms:created xsi:type="dcterms:W3CDTF">2026-03-19T06:03:00Z</dcterms:created>
  <dcterms:modified xsi:type="dcterms:W3CDTF">2026-06-24T14:42:00Z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id="ZJcEwhbw"/&gt;&lt;style id="https://www.zotero-chinese.com/styles/北京大学（顺序编码）-nature" hasBibliography="1" bibliographyStyleHasBeenSet="1"/&gt;&lt;prefs&gt;&lt;pref name="fieldType" value="Field"/&gt;&lt;pref name="dontAs</vt:lpwstr>
  </property>
  <property fmtid="{D5CDD505-2E9C-101B-9397-08002B2CF9AE}" pid="3" name="ZOTERO_PREF_2">
    <vt:lpwstr>kDelayCitationUpdates" value="true"/&gt;&lt;/prefs&gt;&lt;/data&gt;</vt:lpwstr>
  </property>
</Properties>
</file>